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4707" w14:textId="6CE31A53" w:rsidR="00582815" w:rsidRPr="00DB2029" w:rsidRDefault="00C5063E">
      <w:pPr>
        <w:rPr>
          <w:b/>
          <w:bCs/>
          <w:sz w:val="28"/>
          <w:szCs w:val="32"/>
        </w:rPr>
      </w:pPr>
      <w:r w:rsidRPr="00DB2029">
        <w:rPr>
          <w:b/>
          <w:bCs/>
          <w:sz w:val="28"/>
          <w:szCs w:val="32"/>
        </w:rPr>
        <w:t>Revised facilitation guide</w:t>
      </w:r>
    </w:p>
    <w:p w14:paraId="659784BC" w14:textId="00CBFDBD" w:rsidR="003B79C3" w:rsidRDefault="00C5063E" w:rsidP="00DB2029">
      <w:pPr>
        <w:spacing w:after="0" w:line="276" w:lineRule="auto"/>
        <w:rPr>
          <w:b/>
          <w:bCs/>
        </w:rPr>
      </w:pPr>
      <w:r w:rsidRPr="00C5063E">
        <w:rPr>
          <w:b/>
          <w:bCs/>
        </w:rPr>
        <w:t>Event:</w:t>
      </w:r>
      <w:r w:rsidRPr="00C5063E">
        <w:t xml:space="preserve"> One Health Leadership Simulation Exercise</w:t>
      </w:r>
    </w:p>
    <w:p w14:paraId="09F8A41C" w14:textId="22BC8B85" w:rsidR="003B79C3" w:rsidRDefault="00C5063E" w:rsidP="00DB2029">
      <w:pPr>
        <w:spacing w:after="0" w:line="276" w:lineRule="auto"/>
        <w:rPr>
          <w:b/>
          <w:bCs/>
        </w:rPr>
      </w:pPr>
      <w:r w:rsidRPr="00C5063E">
        <w:rPr>
          <w:b/>
          <w:bCs/>
        </w:rPr>
        <w:t>Theme:</w:t>
      </w:r>
      <w:r w:rsidRPr="00C5063E">
        <w:t xml:space="preserve"> Managing an Emerging Zoonotic Outbreak Under Uncertainty</w:t>
      </w:r>
    </w:p>
    <w:p w14:paraId="7F134521" w14:textId="2150042B" w:rsidR="003B79C3" w:rsidRDefault="00C5063E" w:rsidP="00DB2029">
      <w:pPr>
        <w:spacing w:after="0" w:line="276" w:lineRule="auto"/>
        <w:rPr>
          <w:b/>
          <w:bCs/>
        </w:rPr>
      </w:pPr>
      <w:r w:rsidRPr="00C5063E">
        <w:rPr>
          <w:b/>
          <w:bCs/>
        </w:rPr>
        <w:t>Date:</w:t>
      </w:r>
      <w:r w:rsidRPr="00C5063E">
        <w:t xml:space="preserve"> 19 August 2026</w:t>
      </w:r>
    </w:p>
    <w:p w14:paraId="00249BEE" w14:textId="177EA632" w:rsidR="003B79C3" w:rsidRDefault="00C5063E" w:rsidP="00DB2029">
      <w:pPr>
        <w:spacing w:after="0" w:line="276" w:lineRule="auto"/>
        <w:rPr>
          <w:b/>
          <w:bCs/>
        </w:rPr>
      </w:pPr>
      <w:r w:rsidRPr="00C5063E">
        <w:rPr>
          <w:b/>
          <w:bCs/>
        </w:rPr>
        <w:t>Venue:</w:t>
      </w:r>
      <w:r w:rsidRPr="00C5063E">
        <w:t xml:space="preserve"> Blavatnik School of Government, University of Oxford</w:t>
      </w:r>
    </w:p>
    <w:p w14:paraId="40465985" w14:textId="65E51942" w:rsidR="003B79C3" w:rsidRDefault="00C5063E" w:rsidP="00DB2029">
      <w:pPr>
        <w:spacing w:after="0" w:line="276" w:lineRule="auto"/>
        <w:rPr>
          <w:b/>
          <w:bCs/>
        </w:rPr>
      </w:pPr>
      <w:r w:rsidRPr="00C5063E">
        <w:rPr>
          <w:b/>
          <w:bCs/>
        </w:rPr>
        <w:t>Time:</w:t>
      </w:r>
      <w:r w:rsidRPr="00C5063E">
        <w:t xml:space="preserve"> 09:00-13:00</w:t>
      </w:r>
    </w:p>
    <w:p w14:paraId="1FC976F8" w14:textId="0EE5C2D7" w:rsidR="003B79C3" w:rsidRDefault="00C5063E" w:rsidP="00DB2029">
      <w:pPr>
        <w:spacing w:after="0" w:line="276" w:lineRule="auto"/>
        <w:rPr>
          <w:b/>
          <w:bCs/>
        </w:rPr>
      </w:pPr>
      <w:r w:rsidRPr="00C5063E">
        <w:rPr>
          <w:b/>
          <w:bCs/>
        </w:rPr>
        <w:t>Duration:</w:t>
      </w:r>
      <w:r w:rsidRPr="00C5063E">
        <w:t xml:space="preserve"> 4 hours</w:t>
      </w:r>
    </w:p>
    <w:p w14:paraId="384BBBE7" w14:textId="5982B938" w:rsidR="003B79C3" w:rsidRDefault="00C5063E" w:rsidP="00DB2029">
      <w:pPr>
        <w:spacing w:after="0" w:line="276" w:lineRule="auto"/>
        <w:rPr>
          <w:b/>
          <w:bCs/>
        </w:rPr>
      </w:pPr>
      <w:r w:rsidRPr="00C5063E">
        <w:rPr>
          <w:b/>
          <w:bCs/>
        </w:rPr>
        <w:t>Participants:</w:t>
      </w:r>
      <w:r w:rsidRPr="00C5063E">
        <w:t xml:space="preserve"> 30</w:t>
      </w:r>
    </w:p>
    <w:p w14:paraId="5BC52D18" w14:textId="365FC87D" w:rsidR="003B79C3" w:rsidRDefault="00C5063E" w:rsidP="00DB2029">
      <w:pPr>
        <w:spacing w:after="0" w:line="276" w:lineRule="auto"/>
        <w:rPr>
          <w:b/>
          <w:bCs/>
        </w:rPr>
      </w:pPr>
      <w:r w:rsidRPr="00C5063E">
        <w:rPr>
          <w:b/>
          <w:bCs/>
        </w:rPr>
        <w:t>Operational focal points:</w:t>
      </w:r>
      <w:r w:rsidRPr="00C5063E">
        <w:t xml:space="preserve"> Gail Carson and Kelly Elimian</w:t>
      </w:r>
    </w:p>
    <w:p w14:paraId="41BDFDA2" w14:textId="30B81515" w:rsidR="003B79C3" w:rsidRDefault="00C5063E" w:rsidP="00DB2029">
      <w:pPr>
        <w:spacing w:after="0" w:line="276" w:lineRule="auto"/>
        <w:rPr>
          <w:b/>
          <w:bCs/>
        </w:rPr>
      </w:pPr>
      <w:r w:rsidRPr="00C5063E">
        <w:rPr>
          <w:b/>
          <w:bCs/>
        </w:rPr>
        <w:t>Scenario country:</w:t>
      </w:r>
      <w:r w:rsidRPr="00C5063E">
        <w:t xml:space="preserve"> Kajini</w:t>
      </w:r>
    </w:p>
    <w:p w14:paraId="28B1D71E" w14:textId="4CE91E7E" w:rsidR="00582815" w:rsidRPr="003B79C3" w:rsidRDefault="00C5063E" w:rsidP="00DB2029">
      <w:pPr>
        <w:spacing w:after="0" w:line="276" w:lineRule="auto"/>
      </w:pPr>
      <w:r w:rsidRPr="00C5063E">
        <w:rPr>
          <w:b/>
          <w:bCs/>
        </w:rPr>
        <w:t>Regional context:</w:t>
      </w:r>
      <w:r w:rsidRPr="00C5063E">
        <w:t xml:space="preserve"> Kingdom of Arusa</w:t>
      </w:r>
    </w:p>
    <w:p w14:paraId="089A4F4B" w14:textId="4C4FCCF1" w:rsidR="003B79C3" w:rsidRDefault="00C5063E" w:rsidP="003B79C3">
      <w:pPr>
        <w:pStyle w:val="Heading1"/>
      </w:pPr>
      <w:r w:rsidRPr="00C5063E">
        <w:t>1. Overview</w:t>
      </w:r>
    </w:p>
    <w:p w14:paraId="1E5DCC4E" w14:textId="1F554F98" w:rsidR="003B79C3" w:rsidRPr="00582815" w:rsidRDefault="00C5063E" w:rsidP="00DB2029">
      <w:pPr>
        <w:spacing w:line="276" w:lineRule="auto"/>
        <w:jc w:val="both"/>
      </w:pPr>
      <w:r w:rsidRPr="00C5063E">
        <w:t xml:space="preserve">This One Health leadership simulation exercise </w:t>
      </w:r>
      <w:r w:rsidR="00582815">
        <w:t xml:space="preserve">(SimEx) </w:t>
      </w:r>
      <w:r w:rsidRPr="00C5063E">
        <w:t>will place participants in a fast-moving zoonotic outbreak scenario involving human and cattle deaths, healthcare worker infections, community resistance, misinformation, suspected international spread, economic disruption and political pressure.</w:t>
      </w:r>
      <w:r w:rsidR="00582815">
        <w:t xml:space="preserve"> </w:t>
      </w:r>
      <w:r w:rsidRPr="00C5063E">
        <w:t>The SimEx is not designed to test technical outbreak investigation skills. Its purpose is to strengthen leadership, coordination, communication and decision-making under uncertainty. Participants will be required to make timely decisions with incomplete information, manage competing priorities, coordinate across sectors, communicate uncertainty, protect public trust and reflect on the consequences of action or inaction.</w:t>
      </w:r>
      <w:r w:rsidR="00582815">
        <w:t xml:space="preserve"> T</w:t>
      </w:r>
      <w:r w:rsidRPr="00C5063E">
        <w:t xml:space="preserve">he exercise will </w:t>
      </w:r>
      <w:r w:rsidR="00582815">
        <w:t xml:space="preserve">be aided by a manual </w:t>
      </w:r>
      <w:r w:rsidR="00582815" w:rsidRPr="00582815">
        <w:rPr>
          <w:highlight w:val="yellow"/>
        </w:rPr>
        <w:t>decision-and-consequence dashboard</w:t>
      </w:r>
      <w:r w:rsidR="00582815">
        <w:t>, run by the facilitation team, featuring</w:t>
      </w:r>
      <w:r w:rsidR="003B79C3">
        <w:t xml:space="preserve"> decision cards, predefined consequence indicators, facilitator judgement,</w:t>
      </w:r>
      <w:r w:rsidRPr="00C5063E">
        <w:t xml:space="preserve"> and plenary synthesis.</w:t>
      </w:r>
    </w:p>
    <w:p w14:paraId="5CB06398" w14:textId="75E9B607" w:rsidR="003B79C3" w:rsidRDefault="00C5063E" w:rsidP="003B79C3">
      <w:pPr>
        <w:pStyle w:val="Heading1"/>
      </w:pPr>
      <w:r w:rsidRPr="00C5063E">
        <w:t>2. Aim</w:t>
      </w:r>
    </w:p>
    <w:p w14:paraId="71094C09" w14:textId="0BBCFEF9" w:rsidR="003B79C3" w:rsidRPr="00C5063E" w:rsidRDefault="00C5063E" w:rsidP="00DB2029">
      <w:pPr>
        <w:spacing w:line="276" w:lineRule="auto"/>
        <w:jc w:val="both"/>
      </w:pPr>
      <w:r w:rsidRPr="00C5063E">
        <w:t xml:space="preserve">To provide participants with a practical experience of leadership, coordination and decision-making during a </w:t>
      </w:r>
      <w:r w:rsidR="00A5656E" w:rsidRPr="00A5656E">
        <w:rPr>
          <w:highlight w:val="yellow"/>
        </w:rPr>
        <w:t>simulated,</w:t>
      </w:r>
      <w:r w:rsidR="00A5656E">
        <w:t xml:space="preserve"> </w:t>
      </w:r>
      <w:r w:rsidRPr="00C5063E">
        <w:t>complex One Health emergency.</w:t>
      </w:r>
    </w:p>
    <w:p w14:paraId="5DCF4480" w14:textId="1D06A1B4" w:rsidR="003B79C3" w:rsidRDefault="00C5063E" w:rsidP="003B79C3">
      <w:pPr>
        <w:pStyle w:val="Heading1"/>
      </w:pPr>
      <w:r w:rsidRPr="00C5063E">
        <w:t xml:space="preserve">3. Learning </w:t>
      </w:r>
      <w:r w:rsidR="003B79C3" w:rsidRPr="00C5063E">
        <w:t>outcomes</w:t>
      </w:r>
    </w:p>
    <w:p w14:paraId="380DC89C" w14:textId="0CB6D9D4" w:rsidR="00C5063E" w:rsidRPr="00C5063E" w:rsidRDefault="00C5063E" w:rsidP="00DB2029">
      <w:pPr>
        <w:spacing w:line="276" w:lineRule="auto"/>
        <w:jc w:val="both"/>
      </w:pPr>
      <w:r w:rsidRPr="00C5063E">
        <w:t>By the end of the SimEx, participants should be able to:</w:t>
      </w:r>
    </w:p>
    <w:tbl>
      <w:tblPr>
        <w:tblStyle w:val="TableGrid"/>
        <w:tblW w:w="0" w:type="auto"/>
        <w:tblLook w:val="04A0" w:firstRow="1" w:lastRow="0" w:firstColumn="1" w:lastColumn="0" w:noHBand="0" w:noVBand="1"/>
      </w:tblPr>
      <w:tblGrid>
        <w:gridCol w:w="2573"/>
        <w:gridCol w:w="6777"/>
      </w:tblGrid>
      <w:tr w:rsidR="00A5656E" w:rsidRPr="00DB2029" w14:paraId="49E7536E" w14:textId="77777777" w:rsidTr="003B79C3">
        <w:tc>
          <w:tcPr>
            <w:tcW w:w="0" w:type="auto"/>
            <w:hideMark/>
          </w:tcPr>
          <w:p w14:paraId="03D5DF4B" w14:textId="77777777" w:rsidR="00C5063E" w:rsidRPr="00DB2029" w:rsidRDefault="00C5063E" w:rsidP="003B79C3">
            <w:pPr>
              <w:spacing w:line="276" w:lineRule="auto"/>
              <w:rPr>
                <w:b/>
                <w:bCs/>
                <w:sz w:val="20"/>
                <w:szCs w:val="20"/>
              </w:rPr>
            </w:pPr>
            <w:r w:rsidRPr="00DB2029">
              <w:rPr>
                <w:b/>
                <w:bCs/>
                <w:sz w:val="20"/>
                <w:szCs w:val="20"/>
              </w:rPr>
              <w:t>Competency</w:t>
            </w:r>
          </w:p>
        </w:tc>
        <w:tc>
          <w:tcPr>
            <w:tcW w:w="0" w:type="auto"/>
            <w:hideMark/>
          </w:tcPr>
          <w:p w14:paraId="3EE3F2D3" w14:textId="76DDACB1" w:rsidR="00C5063E" w:rsidRPr="00DB2029" w:rsidRDefault="00C5063E" w:rsidP="003B79C3">
            <w:pPr>
              <w:spacing w:line="276" w:lineRule="auto"/>
              <w:rPr>
                <w:b/>
                <w:bCs/>
                <w:sz w:val="20"/>
                <w:szCs w:val="20"/>
              </w:rPr>
            </w:pPr>
            <w:r w:rsidRPr="00DB2029">
              <w:rPr>
                <w:b/>
                <w:bCs/>
                <w:sz w:val="20"/>
                <w:szCs w:val="20"/>
              </w:rPr>
              <w:t>Expected learning</w:t>
            </w:r>
            <w:r w:rsidR="00A5656E">
              <w:rPr>
                <w:sz w:val="20"/>
                <w:szCs w:val="20"/>
              </w:rPr>
              <w:t xml:space="preserve"> - Be more confident at:</w:t>
            </w:r>
          </w:p>
        </w:tc>
      </w:tr>
      <w:tr w:rsidR="00A5656E" w:rsidRPr="00DB2029" w14:paraId="0B939F4F" w14:textId="77777777" w:rsidTr="003B79C3">
        <w:tc>
          <w:tcPr>
            <w:tcW w:w="0" w:type="auto"/>
            <w:hideMark/>
          </w:tcPr>
          <w:p w14:paraId="4A788771" w14:textId="77777777" w:rsidR="00C5063E" w:rsidRPr="00DB2029" w:rsidRDefault="00C5063E" w:rsidP="003B79C3">
            <w:pPr>
              <w:spacing w:line="276" w:lineRule="auto"/>
              <w:rPr>
                <w:sz w:val="20"/>
                <w:szCs w:val="20"/>
              </w:rPr>
            </w:pPr>
            <w:r w:rsidRPr="00DB2029">
              <w:rPr>
                <w:sz w:val="20"/>
                <w:szCs w:val="20"/>
              </w:rPr>
              <w:t>Leadership</w:t>
            </w:r>
          </w:p>
        </w:tc>
        <w:tc>
          <w:tcPr>
            <w:tcW w:w="0" w:type="auto"/>
            <w:hideMark/>
          </w:tcPr>
          <w:p w14:paraId="0CF0C3C9" w14:textId="3ABDBBDB" w:rsidR="00C5063E" w:rsidRPr="00DB2029" w:rsidRDefault="00A5656E" w:rsidP="003B79C3">
            <w:pPr>
              <w:spacing w:line="276" w:lineRule="auto"/>
              <w:rPr>
                <w:sz w:val="20"/>
                <w:szCs w:val="20"/>
              </w:rPr>
            </w:pPr>
            <w:r>
              <w:rPr>
                <w:sz w:val="20"/>
                <w:szCs w:val="20"/>
              </w:rPr>
              <w:t>making</w:t>
            </w:r>
            <w:r w:rsidR="00C5063E" w:rsidRPr="00DB2029">
              <w:rPr>
                <w:sz w:val="20"/>
                <w:szCs w:val="20"/>
              </w:rPr>
              <w:t xml:space="preserve"> decisions despite uncertainty, incomplete information and pressure</w:t>
            </w:r>
          </w:p>
        </w:tc>
      </w:tr>
      <w:tr w:rsidR="00A5656E" w:rsidRPr="00DB2029" w14:paraId="539D2781" w14:textId="77777777" w:rsidTr="003B79C3">
        <w:tc>
          <w:tcPr>
            <w:tcW w:w="0" w:type="auto"/>
            <w:hideMark/>
          </w:tcPr>
          <w:p w14:paraId="39535066" w14:textId="77777777" w:rsidR="00C5063E" w:rsidRPr="00DB2029" w:rsidRDefault="00C5063E" w:rsidP="003B79C3">
            <w:pPr>
              <w:spacing w:line="276" w:lineRule="auto"/>
              <w:rPr>
                <w:sz w:val="20"/>
                <w:szCs w:val="20"/>
              </w:rPr>
            </w:pPr>
            <w:r w:rsidRPr="00DB2029">
              <w:rPr>
                <w:sz w:val="20"/>
                <w:szCs w:val="20"/>
              </w:rPr>
              <w:t>Coordination</w:t>
            </w:r>
          </w:p>
        </w:tc>
        <w:tc>
          <w:tcPr>
            <w:tcW w:w="0" w:type="auto"/>
            <w:hideMark/>
          </w:tcPr>
          <w:p w14:paraId="4C402375" w14:textId="62E74013" w:rsidR="00C5063E" w:rsidRPr="00DB2029" w:rsidRDefault="00A5656E" w:rsidP="003B79C3">
            <w:pPr>
              <w:spacing w:line="276" w:lineRule="auto"/>
              <w:rPr>
                <w:sz w:val="20"/>
                <w:szCs w:val="20"/>
              </w:rPr>
            </w:pPr>
            <w:r>
              <w:rPr>
                <w:sz w:val="20"/>
                <w:szCs w:val="20"/>
              </w:rPr>
              <w:t>w</w:t>
            </w:r>
            <w:r w:rsidR="00C5063E" w:rsidRPr="00DB2029">
              <w:rPr>
                <w:sz w:val="20"/>
                <w:szCs w:val="20"/>
              </w:rPr>
              <w:t>ork</w:t>
            </w:r>
            <w:ins w:id="0" w:author="Gail Carson" w:date="2026-07-24T10:29:00Z">
              <w:r>
                <w:rPr>
                  <w:sz w:val="20"/>
                  <w:szCs w:val="20"/>
                </w:rPr>
                <w:t>ing</w:t>
              </w:r>
            </w:ins>
            <w:r w:rsidR="00C5063E" w:rsidRPr="00DB2029">
              <w:rPr>
                <w:sz w:val="20"/>
                <w:szCs w:val="20"/>
              </w:rPr>
              <w:t xml:space="preserve"> across human health, animal health, community, political and international actors</w:t>
            </w:r>
          </w:p>
        </w:tc>
      </w:tr>
      <w:tr w:rsidR="00A5656E" w:rsidRPr="00DB2029" w14:paraId="26EAB0A5" w14:textId="77777777" w:rsidTr="003B79C3">
        <w:tc>
          <w:tcPr>
            <w:tcW w:w="0" w:type="auto"/>
            <w:hideMark/>
          </w:tcPr>
          <w:p w14:paraId="4F015E33" w14:textId="77777777" w:rsidR="00C5063E" w:rsidRPr="00DB2029" w:rsidRDefault="00C5063E" w:rsidP="003B79C3">
            <w:pPr>
              <w:spacing w:line="276" w:lineRule="auto"/>
              <w:rPr>
                <w:sz w:val="20"/>
                <w:szCs w:val="20"/>
              </w:rPr>
            </w:pPr>
            <w:r w:rsidRPr="00DB2029">
              <w:rPr>
                <w:sz w:val="20"/>
                <w:szCs w:val="20"/>
              </w:rPr>
              <w:t>Communication</w:t>
            </w:r>
          </w:p>
        </w:tc>
        <w:tc>
          <w:tcPr>
            <w:tcW w:w="0" w:type="auto"/>
            <w:hideMark/>
          </w:tcPr>
          <w:p w14:paraId="0287984F" w14:textId="0CAF1270" w:rsidR="00C5063E" w:rsidRPr="00DB2029" w:rsidRDefault="00A5656E" w:rsidP="003B79C3">
            <w:pPr>
              <w:spacing w:line="276" w:lineRule="auto"/>
              <w:rPr>
                <w:sz w:val="20"/>
                <w:szCs w:val="20"/>
              </w:rPr>
            </w:pPr>
            <w:ins w:id="1" w:author="Gail Carson" w:date="2026-07-24T10:29:00Z">
              <w:r>
                <w:rPr>
                  <w:sz w:val="20"/>
                  <w:szCs w:val="20"/>
                </w:rPr>
                <w:t>c</w:t>
              </w:r>
            </w:ins>
            <w:r w:rsidR="00C5063E" w:rsidRPr="00DB2029">
              <w:rPr>
                <w:sz w:val="20"/>
                <w:szCs w:val="20"/>
              </w:rPr>
              <w:t>ommunicat</w:t>
            </w:r>
            <w:ins w:id="2" w:author="Gail Carson" w:date="2026-07-24T10:29:00Z">
              <w:r>
                <w:rPr>
                  <w:sz w:val="20"/>
                  <w:szCs w:val="20"/>
                </w:rPr>
                <w:t>ing</w:t>
              </w:r>
            </w:ins>
            <w:r w:rsidR="00C5063E" w:rsidRPr="00DB2029">
              <w:rPr>
                <w:sz w:val="20"/>
                <w:szCs w:val="20"/>
              </w:rPr>
              <w:t xml:space="preserve"> risk, uncertainty and evolving evidence clearly</w:t>
            </w:r>
          </w:p>
        </w:tc>
      </w:tr>
      <w:tr w:rsidR="00A5656E" w:rsidRPr="00DB2029" w14:paraId="273E5755" w14:textId="77777777" w:rsidTr="003B79C3">
        <w:tc>
          <w:tcPr>
            <w:tcW w:w="0" w:type="auto"/>
            <w:hideMark/>
          </w:tcPr>
          <w:p w14:paraId="14876849" w14:textId="77777777" w:rsidR="00C5063E" w:rsidRPr="00DB2029" w:rsidRDefault="00C5063E" w:rsidP="003B79C3">
            <w:pPr>
              <w:spacing w:line="276" w:lineRule="auto"/>
              <w:rPr>
                <w:sz w:val="20"/>
                <w:szCs w:val="20"/>
              </w:rPr>
            </w:pPr>
            <w:r w:rsidRPr="00DB2029">
              <w:rPr>
                <w:sz w:val="20"/>
                <w:szCs w:val="20"/>
              </w:rPr>
              <w:t>Community engagement</w:t>
            </w:r>
          </w:p>
        </w:tc>
        <w:tc>
          <w:tcPr>
            <w:tcW w:w="0" w:type="auto"/>
            <w:hideMark/>
          </w:tcPr>
          <w:p w14:paraId="29B887CC" w14:textId="6F02605F" w:rsidR="00C5063E" w:rsidRPr="00DB2029" w:rsidRDefault="00A5656E" w:rsidP="003B79C3">
            <w:pPr>
              <w:spacing w:line="276" w:lineRule="auto"/>
              <w:rPr>
                <w:sz w:val="20"/>
                <w:szCs w:val="20"/>
              </w:rPr>
            </w:pPr>
            <w:ins w:id="3" w:author="Gail Carson" w:date="2026-07-24T10:29:00Z">
              <w:r>
                <w:rPr>
                  <w:sz w:val="20"/>
                  <w:szCs w:val="20"/>
                </w:rPr>
                <w:t>r</w:t>
              </w:r>
            </w:ins>
            <w:del w:id="4" w:author="Gail Carson" w:date="2026-07-24T10:29:00Z">
              <w:r w:rsidR="00C5063E" w:rsidRPr="00DB2029" w:rsidDel="00A5656E">
                <w:rPr>
                  <w:sz w:val="20"/>
                  <w:szCs w:val="20"/>
                </w:rPr>
                <w:delText>R</w:delText>
              </w:r>
            </w:del>
            <w:r w:rsidR="00C5063E" w:rsidRPr="00DB2029">
              <w:rPr>
                <w:sz w:val="20"/>
                <w:szCs w:val="20"/>
              </w:rPr>
              <w:t>ecognis</w:t>
            </w:r>
            <w:ins w:id="5" w:author="Gail Carson" w:date="2026-07-24T10:30:00Z">
              <w:r>
                <w:rPr>
                  <w:sz w:val="20"/>
                  <w:szCs w:val="20"/>
                </w:rPr>
                <w:t xml:space="preserve">ing </w:t>
              </w:r>
            </w:ins>
            <w:del w:id="6" w:author="Gail Carson" w:date="2026-07-24T10:30:00Z">
              <w:r w:rsidR="00C5063E" w:rsidRPr="00DB2029" w:rsidDel="00A5656E">
                <w:rPr>
                  <w:sz w:val="20"/>
                  <w:szCs w:val="20"/>
                </w:rPr>
                <w:delText>e</w:delText>
              </w:r>
            </w:del>
            <w:r w:rsidR="00C5063E" w:rsidRPr="00DB2029">
              <w:rPr>
                <w:sz w:val="20"/>
                <w:szCs w:val="20"/>
              </w:rPr>
              <w:t xml:space="preserve"> the importance of trust, listening and livelihood concerns</w:t>
            </w:r>
          </w:p>
        </w:tc>
      </w:tr>
      <w:tr w:rsidR="00A5656E" w:rsidRPr="00DB2029" w14:paraId="65D030C7" w14:textId="77777777" w:rsidTr="003B79C3">
        <w:tc>
          <w:tcPr>
            <w:tcW w:w="0" w:type="auto"/>
            <w:hideMark/>
          </w:tcPr>
          <w:p w14:paraId="1DA91087" w14:textId="7D48A005" w:rsidR="00C5063E" w:rsidRPr="00DB2029" w:rsidRDefault="00C5063E" w:rsidP="003B79C3">
            <w:pPr>
              <w:spacing w:line="276" w:lineRule="auto"/>
              <w:rPr>
                <w:sz w:val="20"/>
                <w:szCs w:val="20"/>
              </w:rPr>
            </w:pPr>
            <w:r w:rsidRPr="00DB2029">
              <w:rPr>
                <w:sz w:val="20"/>
                <w:szCs w:val="20"/>
              </w:rPr>
              <w:t xml:space="preserve">Strategic </w:t>
            </w:r>
            <w:r w:rsidR="00DB2029" w:rsidRPr="00DB2029">
              <w:rPr>
                <w:sz w:val="20"/>
                <w:szCs w:val="20"/>
              </w:rPr>
              <w:t xml:space="preserve">and systems </w:t>
            </w:r>
            <w:r w:rsidRPr="00DB2029">
              <w:rPr>
                <w:sz w:val="20"/>
                <w:szCs w:val="20"/>
              </w:rPr>
              <w:t>thinking</w:t>
            </w:r>
          </w:p>
        </w:tc>
        <w:tc>
          <w:tcPr>
            <w:tcW w:w="0" w:type="auto"/>
            <w:hideMark/>
          </w:tcPr>
          <w:p w14:paraId="79EBCACE" w14:textId="7EBE2C23" w:rsidR="00C5063E" w:rsidRPr="00DB2029" w:rsidRDefault="00A5656E" w:rsidP="003B79C3">
            <w:pPr>
              <w:spacing w:line="276" w:lineRule="auto"/>
              <w:rPr>
                <w:sz w:val="20"/>
                <w:szCs w:val="20"/>
              </w:rPr>
            </w:pPr>
            <w:ins w:id="7" w:author="Gail Carson" w:date="2026-07-24T10:30:00Z">
              <w:r>
                <w:rPr>
                  <w:sz w:val="20"/>
                  <w:szCs w:val="20"/>
                </w:rPr>
                <w:t>a</w:t>
              </w:r>
            </w:ins>
            <w:r w:rsidR="00C5063E" w:rsidRPr="00DB2029">
              <w:rPr>
                <w:sz w:val="20"/>
                <w:szCs w:val="20"/>
              </w:rPr>
              <w:t>nticipat</w:t>
            </w:r>
            <w:r>
              <w:rPr>
                <w:sz w:val="20"/>
                <w:szCs w:val="20"/>
              </w:rPr>
              <w:t>ing</w:t>
            </w:r>
            <w:r w:rsidR="00C5063E" w:rsidRPr="00DB2029">
              <w:rPr>
                <w:sz w:val="20"/>
                <w:szCs w:val="20"/>
              </w:rPr>
              <w:t xml:space="preserve"> the likely consequences of action, delay and poor coordination</w:t>
            </w:r>
            <w:r w:rsidR="00DB2029" w:rsidRPr="00DB2029">
              <w:rPr>
                <w:sz w:val="20"/>
                <w:szCs w:val="20"/>
              </w:rPr>
              <w:t xml:space="preserve"> across diverse areas</w:t>
            </w:r>
          </w:p>
        </w:tc>
      </w:tr>
      <w:tr w:rsidR="00A5656E" w:rsidRPr="00DB2029" w14:paraId="2A2928BA" w14:textId="77777777" w:rsidTr="003B79C3">
        <w:tc>
          <w:tcPr>
            <w:tcW w:w="0" w:type="auto"/>
            <w:hideMark/>
          </w:tcPr>
          <w:p w14:paraId="7EEC2A84" w14:textId="77777777" w:rsidR="00C5063E" w:rsidRPr="00DB2029" w:rsidRDefault="00C5063E" w:rsidP="003B79C3">
            <w:pPr>
              <w:spacing w:line="276" w:lineRule="auto"/>
              <w:rPr>
                <w:sz w:val="20"/>
                <w:szCs w:val="20"/>
              </w:rPr>
            </w:pPr>
            <w:r w:rsidRPr="00DB2029">
              <w:rPr>
                <w:sz w:val="20"/>
                <w:szCs w:val="20"/>
              </w:rPr>
              <w:t>Political leadership</w:t>
            </w:r>
          </w:p>
        </w:tc>
        <w:tc>
          <w:tcPr>
            <w:tcW w:w="0" w:type="auto"/>
            <w:hideMark/>
          </w:tcPr>
          <w:p w14:paraId="4527FD31" w14:textId="534B2F86" w:rsidR="00C5063E" w:rsidRPr="00DB2029" w:rsidRDefault="00A5656E" w:rsidP="003B79C3">
            <w:pPr>
              <w:spacing w:line="276" w:lineRule="auto"/>
              <w:rPr>
                <w:sz w:val="20"/>
                <w:szCs w:val="20"/>
              </w:rPr>
            </w:pPr>
            <w:ins w:id="8" w:author="Gail Carson" w:date="2026-07-24T10:30:00Z">
              <w:r>
                <w:rPr>
                  <w:sz w:val="20"/>
                  <w:szCs w:val="20"/>
                </w:rPr>
                <w:t>b</w:t>
              </w:r>
            </w:ins>
            <w:r w:rsidR="00C5063E" w:rsidRPr="00DB2029">
              <w:rPr>
                <w:sz w:val="20"/>
                <w:szCs w:val="20"/>
              </w:rPr>
              <w:t>alanc</w:t>
            </w:r>
            <w:ins w:id="9" w:author="Gail Carson" w:date="2026-07-24T10:30:00Z">
              <w:r>
                <w:rPr>
                  <w:sz w:val="20"/>
                  <w:szCs w:val="20"/>
                </w:rPr>
                <w:t>ing</w:t>
              </w:r>
            </w:ins>
            <w:r w:rsidR="00C5063E" w:rsidRPr="00DB2029">
              <w:rPr>
                <w:sz w:val="20"/>
                <w:szCs w:val="20"/>
              </w:rPr>
              <w:t xml:space="preserve"> public health, economic, social and political pressures</w:t>
            </w:r>
          </w:p>
        </w:tc>
      </w:tr>
      <w:tr w:rsidR="00A5656E" w:rsidRPr="00DB2029" w14:paraId="5701C6EC" w14:textId="77777777" w:rsidTr="003B79C3">
        <w:tc>
          <w:tcPr>
            <w:tcW w:w="0" w:type="auto"/>
            <w:hideMark/>
          </w:tcPr>
          <w:p w14:paraId="080C3EF1" w14:textId="77777777" w:rsidR="00C5063E" w:rsidRPr="00DB2029" w:rsidRDefault="00C5063E" w:rsidP="003B79C3">
            <w:pPr>
              <w:spacing w:line="276" w:lineRule="auto"/>
              <w:rPr>
                <w:sz w:val="20"/>
                <w:szCs w:val="20"/>
              </w:rPr>
            </w:pPr>
            <w:r w:rsidRPr="00DB2029">
              <w:rPr>
                <w:sz w:val="20"/>
                <w:szCs w:val="20"/>
              </w:rPr>
              <w:t>Adaptability</w:t>
            </w:r>
          </w:p>
        </w:tc>
        <w:tc>
          <w:tcPr>
            <w:tcW w:w="0" w:type="auto"/>
            <w:hideMark/>
          </w:tcPr>
          <w:p w14:paraId="58D74F15" w14:textId="783841C5" w:rsidR="00C5063E" w:rsidRPr="00DB2029" w:rsidRDefault="00A5656E" w:rsidP="003B79C3">
            <w:pPr>
              <w:spacing w:line="276" w:lineRule="auto"/>
              <w:rPr>
                <w:sz w:val="20"/>
                <w:szCs w:val="20"/>
              </w:rPr>
            </w:pPr>
            <w:ins w:id="10" w:author="Gail Carson" w:date="2026-07-24T10:30:00Z">
              <w:r>
                <w:rPr>
                  <w:sz w:val="20"/>
                  <w:szCs w:val="20"/>
                </w:rPr>
                <w:t>a</w:t>
              </w:r>
            </w:ins>
            <w:r w:rsidR="00C5063E" w:rsidRPr="00DB2029">
              <w:rPr>
                <w:sz w:val="20"/>
                <w:szCs w:val="20"/>
              </w:rPr>
              <w:t>djust</w:t>
            </w:r>
            <w:ins w:id="11" w:author="Gail Carson" w:date="2026-07-24T10:30:00Z">
              <w:r>
                <w:rPr>
                  <w:sz w:val="20"/>
                  <w:szCs w:val="20"/>
                </w:rPr>
                <w:t>ing</w:t>
              </w:r>
            </w:ins>
            <w:r w:rsidR="00C5063E" w:rsidRPr="00DB2029">
              <w:rPr>
                <w:sz w:val="20"/>
                <w:szCs w:val="20"/>
              </w:rPr>
              <w:t xml:space="preserve"> decisions as new information emerges</w:t>
            </w:r>
          </w:p>
        </w:tc>
      </w:tr>
      <w:tr w:rsidR="00A5656E" w:rsidRPr="00DB2029" w14:paraId="19ECFF74" w14:textId="77777777" w:rsidTr="003B79C3">
        <w:tc>
          <w:tcPr>
            <w:tcW w:w="0" w:type="auto"/>
            <w:hideMark/>
          </w:tcPr>
          <w:p w14:paraId="7A3933F5" w14:textId="77777777" w:rsidR="00C5063E" w:rsidRPr="00DB2029" w:rsidRDefault="00C5063E" w:rsidP="003B79C3">
            <w:pPr>
              <w:spacing w:line="276" w:lineRule="auto"/>
              <w:rPr>
                <w:sz w:val="20"/>
                <w:szCs w:val="20"/>
              </w:rPr>
            </w:pPr>
            <w:r w:rsidRPr="00DB2029">
              <w:rPr>
                <w:sz w:val="20"/>
                <w:szCs w:val="20"/>
              </w:rPr>
              <w:lastRenderedPageBreak/>
              <w:t>Accountability</w:t>
            </w:r>
          </w:p>
        </w:tc>
        <w:tc>
          <w:tcPr>
            <w:tcW w:w="0" w:type="auto"/>
            <w:hideMark/>
          </w:tcPr>
          <w:p w14:paraId="7F8B313D" w14:textId="35C59301" w:rsidR="00C5063E" w:rsidRPr="00DB2029" w:rsidRDefault="00A5656E" w:rsidP="003B79C3">
            <w:pPr>
              <w:spacing w:line="276" w:lineRule="auto"/>
              <w:rPr>
                <w:sz w:val="20"/>
                <w:szCs w:val="20"/>
              </w:rPr>
            </w:pPr>
            <w:r>
              <w:rPr>
                <w:sz w:val="20"/>
                <w:szCs w:val="20"/>
              </w:rPr>
              <w:t xml:space="preserve">acknowledging the importance of admitting mistakes and owning decisions </w:t>
            </w:r>
          </w:p>
        </w:tc>
      </w:tr>
    </w:tbl>
    <w:p w14:paraId="44F8E255" w14:textId="77777777" w:rsidR="003B79C3" w:rsidRDefault="003B79C3" w:rsidP="00C5063E">
      <w:pPr>
        <w:rPr>
          <w:b/>
          <w:bCs/>
        </w:rPr>
      </w:pPr>
    </w:p>
    <w:p w14:paraId="4268E69F" w14:textId="4D643CA6" w:rsidR="003B79C3" w:rsidRDefault="00C5063E" w:rsidP="003B79C3">
      <w:pPr>
        <w:pStyle w:val="Heading1"/>
      </w:pPr>
      <w:r w:rsidRPr="00C5063E">
        <w:t>4. Framework for the SimEx</w:t>
      </w:r>
    </w:p>
    <w:p w14:paraId="002B5B37" w14:textId="587E6045" w:rsidR="00C5063E" w:rsidRPr="00DB2029" w:rsidRDefault="00C5063E" w:rsidP="00DB2029">
      <w:pPr>
        <w:spacing w:line="276" w:lineRule="auto"/>
        <w:jc w:val="both"/>
      </w:pPr>
      <w:r w:rsidRPr="00DB2029">
        <w:t>The SimEx will combine OODA and VUCA, but not as two competing frameworks.</w:t>
      </w:r>
      <w:r w:rsidR="00DB2029" w:rsidRPr="00DB2029">
        <w:t xml:space="preserve"> </w:t>
      </w:r>
      <w:r w:rsidRPr="00DB2029">
        <w:t>OODA is the participant action framework</w:t>
      </w:r>
      <w:r w:rsidR="00DB2029" w:rsidRPr="00DB2029">
        <w:t xml:space="preserve">, while </w:t>
      </w:r>
      <w:r w:rsidRPr="00DB2029">
        <w:t xml:space="preserve">VUCA is the sense-making lens </w:t>
      </w:r>
      <w:r w:rsidR="00DB2029">
        <w:t>within the Orient stage of OODA</w:t>
      </w:r>
      <w:r w:rsidRPr="00DB2029">
        <w:t>.</w:t>
      </w:r>
    </w:p>
    <w:tbl>
      <w:tblPr>
        <w:tblStyle w:val="TableGrid"/>
        <w:tblW w:w="0" w:type="auto"/>
        <w:tblLook w:val="04A0" w:firstRow="1" w:lastRow="0" w:firstColumn="1" w:lastColumn="0" w:noHBand="0" w:noVBand="1"/>
      </w:tblPr>
      <w:tblGrid>
        <w:gridCol w:w="1067"/>
        <w:gridCol w:w="2058"/>
        <w:gridCol w:w="6225"/>
      </w:tblGrid>
      <w:tr w:rsidR="00DC0733" w:rsidRPr="00DB2029" w14:paraId="672DB979" w14:textId="77777777" w:rsidTr="003B79C3">
        <w:tc>
          <w:tcPr>
            <w:tcW w:w="0" w:type="auto"/>
            <w:hideMark/>
          </w:tcPr>
          <w:p w14:paraId="1A56EA6E" w14:textId="77777777" w:rsidR="00C5063E" w:rsidRPr="00DB2029" w:rsidRDefault="00C5063E" w:rsidP="003B79C3">
            <w:pPr>
              <w:spacing w:line="276" w:lineRule="auto"/>
              <w:rPr>
                <w:b/>
                <w:bCs/>
                <w:sz w:val="20"/>
                <w:szCs w:val="20"/>
              </w:rPr>
            </w:pPr>
            <w:r w:rsidRPr="00DB2029">
              <w:rPr>
                <w:b/>
                <w:bCs/>
                <w:sz w:val="20"/>
                <w:szCs w:val="20"/>
              </w:rPr>
              <w:t>OODA stage</w:t>
            </w:r>
          </w:p>
        </w:tc>
        <w:tc>
          <w:tcPr>
            <w:tcW w:w="0" w:type="auto"/>
            <w:hideMark/>
          </w:tcPr>
          <w:p w14:paraId="136C4034" w14:textId="55C6329F" w:rsidR="00C5063E" w:rsidRPr="00DB2029" w:rsidRDefault="00DB2029" w:rsidP="003B79C3">
            <w:pPr>
              <w:spacing w:line="276" w:lineRule="auto"/>
              <w:rPr>
                <w:b/>
                <w:bCs/>
                <w:sz w:val="20"/>
                <w:szCs w:val="20"/>
              </w:rPr>
            </w:pPr>
            <w:r w:rsidRPr="00DB2029">
              <w:rPr>
                <w:b/>
                <w:bCs/>
                <w:sz w:val="20"/>
                <w:szCs w:val="20"/>
              </w:rPr>
              <w:t>Value in the SimEx</w:t>
            </w:r>
          </w:p>
        </w:tc>
        <w:tc>
          <w:tcPr>
            <w:tcW w:w="0" w:type="auto"/>
            <w:hideMark/>
          </w:tcPr>
          <w:p w14:paraId="3AE7BC40" w14:textId="638396EA" w:rsidR="00C5063E" w:rsidRPr="00DB2029" w:rsidRDefault="00DB2029" w:rsidP="003B79C3">
            <w:pPr>
              <w:spacing w:line="276" w:lineRule="auto"/>
              <w:rPr>
                <w:b/>
                <w:bCs/>
                <w:sz w:val="20"/>
                <w:szCs w:val="20"/>
              </w:rPr>
            </w:pPr>
            <w:r w:rsidRPr="00DB2029">
              <w:rPr>
                <w:b/>
                <w:bCs/>
                <w:sz w:val="20"/>
                <w:szCs w:val="20"/>
              </w:rPr>
              <w:t>Participant task</w:t>
            </w:r>
          </w:p>
        </w:tc>
      </w:tr>
      <w:tr w:rsidR="00DC0733" w:rsidRPr="00DB2029" w14:paraId="3B226BF9" w14:textId="77777777" w:rsidTr="003B79C3">
        <w:tc>
          <w:tcPr>
            <w:tcW w:w="0" w:type="auto"/>
            <w:hideMark/>
          </w:tcPr>
          <w:p w14:paraId="60313B49" w14:textId="77777777" w:rsidR="00C5063E" w:rsidRPr="00DB2029" w:rsidRDefault="00C5063E" w:rsidP="003B79C3">
            <w:pPr>
              <w:spacing w:line="276" w:lineRule="auto"/>
              <w:rPr>
                <w:sz w:val="20"/>
                <w:szCs w:val="20"/>
              </w:rPr>
            </w:pPr>
            <w:r w:rsidRPr="00DB2029">
              <w:rPr>
                <w:sz w:val="20"/>
                <w:szCs w:val="20"/>
              </w:rPr>
              <w:t>Observe</w:t>
            </w:r>
          </w:p>
        </w:tc>
        <w:tc>
          <w:tcPr>
            <w:tcW w:w="0" w:type="auto"/>
            <w:hideMark/>
          </w:tcPr>
          <w:p w14:paraId="5BBC41AD" w14:textId="77777777" w:rsidR="00C5063E" w:rsidRPr="00DB2029" w:rsidRDefault="00C5063E" w:rsidP="003B79C3">
            <w:pPr>
              <w:spacing w:line="276" w:lineRule="auto"/>
              <w:rPr>
                <w:sz w:val="20"/>
                <w:szCs w:val="20"/>
              </w:rPr>
            </w:pPr>
            <w:r w:rsidRPr="00DB2029">
              <w:rPr>
                <w:sz w:val="20"/>
                <w:szCs w:val="20"/>
              </w:rPr>
              <w:t>What has changed? What do we know? What is missing?</w:t>
            </w:r>
          </w:p>
        </w:tc>
        <w:tc>
          <w:tcPr>
            <w:tcW w:w="0" w:type="auto"/>
            <w:hideMark/>
          </w:tcPr>
          <w:p w14:paraId="603061BD" w14:textId="77777777" w:rsidR="00C5063E" w:rsidRPr="00DB2029" w:rsidRDefault="00C5063E" w:rsidP="003B79C3">
            <w:pPr>
              <w:spacing w:line="276" w:lineRule="auto"/>
              <w:rPr>
                <w:sz w:val="20"/>
                <w:szCs w:val="20"/>
              </w:rPr>
            </w:pPr>
            <w:r w:rsidRPr="00DB2029">
              <w:rPr>
                <w:sz w:val="20"/>
                <w:szCs w:val="20"/>
              </w:rPr>
              <w:t>Identify signals, rumours, gaps and new pressures</w:t>
            </w:r>
          </w:p>
        </w:tc>
      </w:tr>
      <w:tr w:rsidR="00DC0733" w:rsidRPr="00DB2029" w14:paraId="0A9AB361" w14:textId="77777777" w:rsidTr="003B79C3">
        <w:tc>
          <w:tcPr>
            <w:tcW w:w="0" w:type="auto"/>
            <w:hideMark/>
          </w:tcPr>
          <w:p w14:paraId="329500E8" w14:textId="77777777" w:rsidR="00C5063E" w:rsidRPr="00DB2029" w:rsidRDefault="00C5063E" w:rsidP="003B79C3">
            <w:pPr>
              <w:spacing w:line="276" w:lineRule="auto"/>
              <w:rPr>
                <w:sz w:val="20"/>
                <w:szCs w:val="20"/>
              </w:rPr>
            </w:pPr>
            <w:r w:rsidRPr="00DB2029">
              <w:rPr>
                <w:sz w:val="20"/>
                <w:szCs w:val="20"/>
              </w:rPr>
              <w:t>Orient</w:t>
            </w:r>
          </w:p>
        </w:tc>
        <w:tc>
          <w:tcPr>
            <w:tcW w:w="0" w:type="auto"/>
            <w:hideMark/>
          </w:tcPr>
          <w:p w14:paraId="195088C5" w14:textId="77777777" w:rsidR="00C5063E" w:rsidRPr="00DB2029" w:rsidRDefault="00C5063E" w:rsidP="003B79C3">
            <w:pPr>
              <w:spacing w:line="276" w:lineRule="auto"/>
              <w:rPr>
                <w:sz w:val="20"/>
                <w:szCs w:val="20"/>
              </w:rPr>
            </w:pPr>
            <w:r w:rsidRPr="00DB2029">
              <w:rPr>
                <w:sz w:val="20"/>
                <w:szCs w:val="20"/>
              </w:rPr>
              <w:t>What does this mean?</w:t>
            </w:r>
          </w:p>
        </w:tc>
        <w:tc>
          <w:tcPr>
            <w:tcW w:w="0" w:type="auto"/>
            <w:hideMark/>
          </w:tcPr>
          <w:p w14:paraId="419BA1CB" w14:textId="77777777" w:rsidR="00C5063E" w:rsidRPr="00DB2029" w:rsidRDefault="00C5063E" w:rsidP="003B79C3">
            <w:pPr>
              <w:spacing w:line="276" w:lineRule="auto"/>
              <w:rPr>
                <w:sz w:val="20"/>
                <w:szCs w:val="20"/>
              </w:rPr>
            </w:pPr>
            <w:r w:rsidRPr="00DB2029">
              <w:rPr>
                <w:sz w:val="20"/>
                <w:szCs w:val="20"/>
              </w:rPr>
              <w:t>Use VUCA: What is volatile, uncertain, complex or ambiguous?</w:t>
            </w:r>
          </w:p>
        </w:tc>
      </w:tr>
      <w:tr w:rsidR="00DC0733" w:rsidRPr="00DB2029" w14:paraId="79327CFE" w14:textId="77777777" w:rsidTr="003B79C3">
        <w:tc>
          <w:tcPr>
            <w:tcW w:w="0" w:type="auto"/>
            <w:hideMark/>
          </w:tcPr>
          <w:p w14:paraId="6BE0406A" w14:textId="77777777" w:rsidR="00C5063E" w:rsidRPr="00DB2029" w:rsidRDefault="00C5063E" w:rsidP="003B79C3">
            <w:pPr>
              <w:spacing w:line="276" w:lineRule="auto"/>
              <w:rPr>
                <w:sz w:val="20"/>
                <w:szCs w:val="20"/>
              </w:rPr>
            </w:pPr>
            <w:r w:rsidRPr="00DB2029">
              <w:rPr>
                <w:sz w:val="20"/>
                <w:szCs w:val="20"/>
              </w:rPr>
              <w:t>Decide</w:t>
            </w:r>
          </w:p>
        </w:tc>
        <w:tc>
          <w:tcPr>
            <w:tcW w:w="0" w:type="auto"/>
            <w:hideMark/>
          </w:tcPr>
          <w:p w14:paraId="15141AD8" w14:textId="77777777" w:rsidR="00C5063E" w:rsidRPr="00DB2029" w:rsidRDefault="00C5063E" w:rsidP="003B79C3">
            <w:pPr>
              <w:spacing w:line="276" w:lineRule="auto"/>
              <w:rPr>
                <w:sz w:val="20"/>
                <w:szCs w:val="20"/>
              </w:rPr>
            </w:pPr>
            <w:r w:rsidRPr="00DB2029">
              <w:rPr>
                <w:sz w:val="20"/>
                <w:szCs w:val="20"/>
              </w:rPr>
              <w:t>What decision cannot wait?</w:t>
            </w:r>
          </w:p>
        </w:tc>
        <w:tc>
          <w:tcPr>
            <w:tcW w:w="0" w:type="auto"/>
            <w:hideMark/>
          </w:tcPr>
          <w:p w14:paraId="2AD88A8C" w14:textId="77777777" w:rsidR="00C5063E" w:rsidRDefault="00C5063E" w:rsidP="003B79C3">
            <w:pPr>
              <w:spacing w:line="276" w:lineRule="auto"/>
              <w:rPr>
                <w:ins w:id="12" w:author="Gail Carson" w:date="2026-07-24T10:32:00Z"/>
                <w:sz w:val="20"/>
                <w:szCs w:val="20"/>
              </w:rPr>
            </w:pPr>
            <w:r w:rsidRPr="00DB2029">
              <w:rPr>
                <w:sz w:val="20"/>
                <w:szCs w:val="20"/>
              </w:rPr>
              <w:t>Prioritise no more than three decisions</w:t>
            </w:r>
          </w:p>
          <w:p w14:paraId="3F569F85" w14:textId="280272E6" w:rsidR="00A5656E" w:rsidRPr="00DB2029" w:rsidRDefault="00A5656E" w:rsidP="003B79C3">
            <w:pPr>
              <w:spacing w:line="276" w:lineRule="auto"/>
              <w:rPr>
                <w:sz w:val="20"/>
                <w:szCs w:val="20"/>
              </w:rPr>
            </w:pPr>
            <w:ins w:id="13" w:author="Gail Carson" w:date="2026-07-24T10:32:00Z">
              <w:r>
                <w:rPr>
                  <w:sz w:val="20"/>
                  <w:szCs w:val="20"/>
                </w:rPr>
                <w:t>Use the counter framewor</w:t>
              </w:r>
            </w:ins>
            <w:ins w:id="14" w:author="Gail Carson" w:date="2026-07-24T10:33:00Z">
              <w:r>
                <w:rPr>
                  <w:sz w:val="20"/>
                  <w:szCs w:val="20"/>
                </w:rPr>
                <w:t xml:space="preserve">k of VUCA to aid decision making – provide a vision; try to understand the situation; </w:t>
              </w:r>
              <w:r w:rsidR="00DC0733">
                <w:rPr>
                  <w:sz w:val="20"/>
                  <w:szCs w:val="20"/>
                </w:rPr>
                <w:t xml:space="preserve">add clarity including with clear response objectives &amp; be adaptable in your response. </w:t>
              </w:r>
            </w:ins>
          </w:p>
        </w:tc>
      </w:tr>
      <w:tr w:rsidR="00DC0733" w:rsidRPr="00DB2029" w14:paraId="2B1C6B82" w14:textId="77777777" w:rsidTr="003B79C3">
        <w:tc>
          <w:tcPr>
            <w:tcW w:w="0" w:type="auto"/>
            <w:hideMark/>
          </w:tcPr>
          <w:p w14:paraId="20F207A6" w14:textId="77777777" w:rsidR="00C5063E" w:rsidRPr="00DB2029" w:rsidRDefault="00C5063E" w:rsidP="003B79C3">
            <w:pPr>
              <w:spacing w:line="276" w:lineRule="auto"/>
              <w:rPr>
                <w:sz w:val="20"/>
                <w:szCs w:val="20"/>
              </w:rPr>
            </w:pPr>
            <w:r w:rsidRPr="00DB2029">
              <w:rPr>
                <w:sz w:val="20"/>
                <w:szCs w:val="20"/>
              </w:rPr>
              <w:t>Act</w:t>
            </w:r>
          </w:p>
        </w:tc>
        <w:tc>
          <w:tcPr>
            <w:tcW w:w="0" w:type="auto"/>
            <w:hideMark/>
          </w:tcPr>
          <w:p w14:paraId="001C2A06" w14:textId="77777777" w:rsidR="00C5063E" w:rsidRPr="00DB2029" w:rsidRDefault="00C5063E" w:rsidP="003B79C3">
            <w:pPr>
              <w:spacing w:line="276" w:lineRule="auto"/>
              <w:rPr>
                <w:sz w:val="20"/>
                <w:szCs w:val="20"/>
              </w:rPr>
            </w:pPr>
            <w:r w:rsidRPr="00DB2029">
              <w:rPr>
                <w:sz w:val="20"/>
                <w:szCs w:val="20"/>
              </w:rPr>
              <w:t>Who will do what now?</w:t>
            </w:r>
          </w:p>
        </w:tc>
        <w:tc>
          <w:tcPr>
            <w:tcW w:w="0" w:type="auto"/>
            <w:hideMark/>
          </w:tcPr>
          <w:p w14:paraId="5384DCEE" w14:textId="6B1531A3" w:rsidR="00C5063E" w:rsidRPr="00DB2029" w:rsidRDefault="00DC0733" w:rsidP="003B79C3">
            <w:pPr>
              <w:spacing w:line="276" w:lineRule="auto"/>
              <w:rPr>
                <w:sz w:val="20"/>
                <w:szCs w:val="20"/>
              </w:rPr>
            </w:pPr>
            <w:ins w:id="15" w:author="Gail Carson" w:date="2026-07-24T10:34:00Z">
              <w:r>
                <w:rPr>
                  <w:sz w:val="20"/>
                  <w:szCs w:val="20"/>
                </w:rPr>
                <w:t xml:space="preserve">Agree on the action and </w:t>
              </w:r>
            </w:ins>
            <w:ins w:id="16" w:author="Kelly Elimian" w:date="2026-07-27T19:24:00Z" w16du:dateUtc="2026-07-27T18:24:00Z">
              <w:r w:rsidR="008976A2">
                <w:rPr>
                  <w:sz w:val="20"/>
                  <w:szCs w:val="20"/>
                </w:rPr>
                <w:t>timeframe</w:t>
              </w:r>
            </w:ins>
            <w:ins w:id="17" w:author="Gail Carson" w:date="2026-07-24T10:34:00Z">
              <w:r>
                <w:rPr>
                  <w:sz w:val="20"/>
                  <w:szCs w:val="20"/>
                </w:rPr>
                <w:t xml:space="preserve"> (urgency); </w:t>
              </w:r>
            </w:ins>
            <w:r w:rsidR="00C5063E" w:rsidRPr="00DB2029">
              <w:rPr>
                <w:sz w:val="20"/>
                <w:szCs w:val="20"/>
              </w:rPr>
              <w:t>Assign responsibility, communication route and immediate next step</w:t>
            </w:r>
            <w:ins w:id="18" w:author="Gail Carson" w:date="2026-07-24T10:34:00Z">
              <w:r>
                <w:rPr>
                  <w:sz w:val="20"/>
                  <w:szCs w:val="20"/>
                </w:rPr>
                <w:t xml:space="preserve">. Acknowledge what you would like to know and be ready to incorporate new information by looping back into the Observe of OODA. </w:t>
              </w:r>
            </w:ins>
          </w:p>
        </w:tc>
      </w:tr>
    </w:tbl>
    <w:p w14:paraId="5A76DEDB" w14:textId="77777777" w:rsidR="00DB2029" w:rsidRDefault="00DB2029" w:rsidP="00C5063E"/>
    <w:p w14:paraId="7C55224E" w14:textId="6E546753" w:rsidR="00C5063E" w:rsidRPr="00C5063E" w:rsidRDefault="00C5063E" w:rsidP="00C5063E">
      <w:r w:rsidRPr="00C5063E">
        <w:t xml:space="preserve">Facilitators </w:t>
      </w:r>
      <w:r w:rsidR="00DB2029">
        <w:t>will use the</w:t>
      </w:r>
      <w:r w:rsidRPr="00C5063E">
        <w:t xml:space="preserve"> VUCA </w:t>
      </w:r>
      <w:r w:rsidR="00DB2029">
        <w:t xml:space="preserve">framework </w:t>
      </w:r>
      <w:r w:rsidRPr="00C5063E">
        <w:t>through short prompts:</w:t>
      </w:r>
    </w:p>
    <w:tbl>
      <w:tblPr>
        <w:tblStyle w:val="TableGrid"/>
        <w:tblW w:w="5000" w:type="pct"/>
        <w:tblLook w:val="04A0" w:firstRow="1" w:lastRow="0" w:firstColumn="1" w:lastColumn="0" w:noHBand="0" w:noVBand="1"/>
      </w:tblPr>
      <w:tblGrid>
        <w:gridCol w:w="1228"/>
        <w:gridCol w:w="4062"/>
        <w:gridCol w:w="4060"/>
      </w:tblGrid>
      <w:tr w:rsidR="00DC0733" w:rsidRPr="00DB2029" w14:paraId="7CE427BE" w14:textId="3B4D4B40" w:rsidTr="008976A2">
        <w:tc>
          <w:tcPr>
            <w:tcW w:w="657" w:type="pct"/>
            <w:hideMark/>
          </w:tcPr>
          <w:p w14:paraId="6912007F" w14:textId="77777777" w:rsidR="00DC0733" w:rsidRPr="00DB2029" w:rsidRDefault="00DC0733" w:rsidP="003B79C3">
            <w:pPr>
              <w:spacing w:line="276" w:lineRule="auto"/>
              <w:rPr>
                <w:b/>
                <w:bCs/>
                <w:sz w:val="20"/>
                <w:szCs w:val="20"/>
              </w:rPr>
            </w:pPr>
            <w:r w:rsidRPr="00DB2029">
              <w:rPr>
                <w:b/>
                <w:bCs/>
                <w:sz w:val="20"/>
                <w:szCs w:val="20"/>
              </w:rPr>
              <w:t>VUCA element</w:t>
            </w:r>
          </w:p>
        </w:tc>
        <w:tc>
          <w:tcPr>
            <w:tcW w:w="2172" w:type="pct"/>
            <w:hideMark/>
          </w:tcPr>
          <w:p w14:paraId="72A9F335" w14:textId="77777777" w:rsidR="00DC0733" w:rsidRPr="00DB2029" w:rsidRDefault="00DC0733" w:rsidP="003B79C3">
            <w:pPr>
              <w:spacing w:line="276" w:lineRule="auto"/>
              <w:rPr>
                <w:b/>
                <w:bCs/>
                <w:sz w:val="20"/>
                <w:szCs w:val="20"/>
              </w:rPr>
            </w:pPr>
            <w:r w:rsidRPr="00DB2029">
              <w:rPr>
                <w:b/>
                <w:bCs/>
                <w:sz w:val="20"/>
                <w:szCs w:val="20"/>
              </w:rPr>
              <w:t>Facilitator prompt</w:t>
            </w:r>
          </w:p>
        </w:tc>
        <w:tc>
          <w:tcPr>
            <w:tcW w:w="2172" w:type="pct"/>
          </w:tcPr>
          <w:p w14:paraId="1F4CAEAB" w14:textId="4E7099CB" w:rsidR="00DC0733" w:rsidRPr="00DB2029" w:rsidRDefault="00DC0733" w:rsidP="003B79C3">
            <w:pPr>
              <w:spacing w:line="276" w:lineRule="auto"/>
              <w:rPr>
                <w:b/>
                <w:bCs/>
                <w:sz w:val="20"/>
                <w:szCs w:val="20"/>
              </w:rPr>
            </w:pPr>
            <w:ins w:id="19" w:author="Gail Carson" w:date="2026-07-24T10:35:00Z">
              <w:r>
                <w:rPr>
                  <w:b/>
                  <w:bCs/>
                  <w:sz w:val="20"/>
                  <w:szCs w:val="20"/>
                </w:rPr>
                <w:t xml:space="preserve">Counter by </w:t>
              </w:r>
            </w:ins>
          </w:p>
        </w:tc>
      </w:tr>
      <w:tr w:rsidR="00DC0733" w:rsidRPr="00DB2029" w14:paraId="37B5C08A" w14:textId="5BD5967C" w:rsidTr="008976A2">
        <w:tc>
          <w:tcPr>
            <w:tcW w:w="657" w:type="pct"/>
            <w:hideMark/>
          </w:tcPr>
          <w:p w14:paraId="57D5AF04" w14:textId="77777777" w:rsidR="00DC0733" w:rsidRPr="00DB2029" w:rsidRDefault="00DC0733" w:rsidP="003B79C3">
            <w:pPr>
              <w:spacing w:line="276" w:lineRule="auto"/>
              <w:rPr>
                <w:sz w:val="20"/>
                <w:szCs w:val="20"/>
              </w:rPr>
            </w:pPr>
            <w:r w:rsidRPr="00DB2029">
              <w:rPr>
                <w:sz w:val="20"/>
                <w:szCs w:val="20"/>
              </w:rPr>
              <w:t>Volatility</w:t>
            </w:r>
          </w:p>
        </w:tc>
        <w:tc>
          <w:tcPr>
            <w:tcW w:w="2172" w:type="pct"/>
            <w:hideMark/>
          </w:tcPr>
          <w:p w14:paraId="77554885" w14:textId="77777777" w:rsidR="00DC0733" w:rsidRDefault="00DC0733" w:rsidP="003B79C3">
            <w:pPr>
              <w:spacing w:line="276" w:lineRule="auto"/>
              <w:rPr>
                <w:ins w:id="20" w:author="Gail Carson" w:date="2026-07-24T10:36:00Z"/>
                <w:sz w:val="20"/>
                <w:szCs w:val="20"/>
              </w:rPr>
            </w:pPr>
            <w:r w:rsidRPr="00DB2029">
              <w:rPr>
                <w:sz w:val="20"/>
                <w:szCs w:val="20"/>
              </w:rPr>
              <w:t>What is changing fastest?</w:t>
            </w:r>
          </w:p>
          <w:p w14:paraId="3BA80432" w14:textId="5D7F4A61" w:rsidR="00DC0733" w:rsidRPr="00DB2029" w:rsidRDefault="00DC0733" w:rsidP="003B79C3">
            <w:pPr>
              <w:spacing w:line="276" w:lineRule="auto"/>
              <w:rPr>
                <w:sz w:val="20"/>
                <w:szCs w:val="20"/>
              </w:rPr>
            </w:pPr>
          </w:p>
        </w:tc>
        <w:tc>
          <w:tcPr>
            <w:tcW w:w="2172" w:type="pct"/>
          </w:tcPr>
          <w:p w14:paraId="2BFAEE03" w14:textId="6A92FA5D" w:rsidR="00DC0733" w:rsidRPr="00DB2029" w:rsidRDefault="00DC0733" w:rsidP="003B79C3">
            <w:pPr>
              <w:spacing w:line="276" w:lineRule="auto"/>
              <w:rPr>
                <w:sz w:val="20"/>
                <w:szCs w:val="20"/>
              </w:rPr>
            </w:pPr>
            <w:ins w:id="21" w:author="Gail Carson" w:date="2026-07-24T10:35:00Z">
              <w:r>
                <w:rPr>
                  <w:sz w:val="20"/>
                  <w:szCs w:val="20"/>
                </w:rPr>
                <w:t xml:space="preserve">Providing a vision for the response </w:t>
              </w:r>
            </w:ins>
          </w:p>
        </w:tc>
      </w:tr>
      <w:tr w:rsidR="00DC0733" w:rsidRPr="00DB2029" w14:paraId="2C521099" w14:textId="5489B032" w:rsidTr="008976A2">
        <w:tc>
          <w:tcPr>
            <w:tcW w:w="657" w:type="pct"/>
            <w:hideMark/>
          </w:tcPr>
          <w:p w14:paraId="52A847D2" w14:textId="77777777" w:rsidR="00DC0733" w:rsidRPr="00DB2029" w:rsidRDefault="00DC0733" w:rsidP="003B79C3">
            <w:pPr>
              <w:spacing w:line="276" w:lineRule="auto"/>
              <w:rPr>
                <w:sz w:val="20"/>
                <w:szCs w:val="20"/>
              </w:rPr>
            </w:pPr>
            <w:r w:rsidRPr="00DB2029">
              <w:rPr>
                <w:sz w:val="20"/>
                <w:szCs w:val="20"/>
              </w:rPr>
              <w:t>Uncertainty</w:t>
            </w:r>
          </w:p>
        </w:tc>
        <w:tc>
          <w:tcPr>
            <w:tcW w:w="2172" w:type="pct"/>
            <w:hideMark/>
          </w:tcPr>
          <w:p w14:paraId="1CD82D64" w14:textId="77777777" w:rsidR="00DC0733" w:rsidRPr="00DB2029" w:rsidRDefault="00DC0733" w:rsidP="003B79C3">
            <w:pPr>
              <w:spacing w:line="276" w:lineRule="auto"/>
              <w:rPr>
                <w:sz w:val="20"/>
                <w:szCs w:val="20"/>
              </w:rPr>
            </w:pPr>
            <w:r w:rsidRPr="00DB2029">
              <w:rPr>
                <w:sz w:val="20"/>
                <w:szCs w:val="20"/>
              </w:rPr>
              <w:t>What do you still not know, and what decision cannot wait?</w:t>
            </w:r>
          </w:p>
        </w:tc>
        <w:tc>
          <w:tcPr>
            <w:tcW w:w="2172" w:type="pct"/>
          </w:tcPr>
          <w:p w14:paraId="41395677" w14:textId="3CBDF9C1" w:rsidR="00DC0733" w:rsidRPr="00DB2029" w:rsidRDefault="00DC0733" w:rsidP="003B79C3">
            <w:pPr>
              <w:spacing w:line="276" w:lineRule="auto"/>
              <w:rPr>
                <w:sz w:val="20"/>
                <w:szCs w:val="20"/>
              </w:rPr>
            </w:pPr>
            <w:ins w:id="22" w:author="Gail Carson" w:date="2026-07-24T10:35:00Z">
              <w:r>
                <w:rPr>
                  <w:sz w:val="20"/>
                  <w:szCs w:val="20"/>
                </w:rPr>
                <w:t xml:space="preserve">Develop understanding of the situation </w:t>
              </w:r>
            </w:ins>
          </w:p>
        </w:tc>
      </w:tr>
      <w:tr w:rsidR="00DC0733" w:rsidRPr="00DB2029" w14:paraId="0B72ECB7" w14:textId="4FB6E713" w:rsidTr="008976A2">
        <w:tc>
          <w:tcPr>
            <w:tcW w:w="657" w:type="pct"/>
            <w:hideMark/>
          </w:tcPr>
          <w:p w14:paraId="63538B0E" w14:textId="77777777" w:rsidR="00DC0733" w:rsidRPr="00DB2029" w:rsidRDefault="00DC0733" w:rsidP="003B79C3">
            <w:pPr>
              <w:spacing w:line="276" w:lineRule="auto"/>
              <w:rPr>
                <w:sz w:val="20"/>
                <w:szCs w:val="20"/>
              </w:rPr>
            </w:pPr>
            <w:r w:rsidRPr="00DB2029">
              <w:rPr>
                <w:sz w:val="20"/>
                <w:szCs w:val="20"/>
              </w:rPr>
              <w:t>Complexity</w:t>
            </w:r>
          </w:p>
        </w:tc>
        <w:tc>
          <w:tcPr>
            <w:tcW w:w="2172" w:type="pct"/>
            <w:hideMark/>
          </w:tcPr>
          <w:p w14:paraId="5BE1B414" w14:textId="77777777" w:rsidR="00DC0733" w:rsidRDefault="00DC0733" w:rsidP="003B79C3">
            <w:pPr>
              <w:spacing w:line="276" w:lineRule="auto"/>
              <w:rPr>
                <w:ins w:id="23" w:author="Gail Carson" w:date="2026-07-24T10:36:00Z"/>
                <w:sz w:val="20"/>
                <w:szCs w:val="20"/>
              </w:rPr>
            </w:pPr>
            <w:r w:rsidRPr="00DB2029">
              <w:rPr>
                <w:sz w:val="20"/>
                <w:szCs w:val="20"/>
              </w:rPr>
              <w:t>Which actors, sectors or interests are interacting?</w:t>
            </w:r>
          </w:p>
          <w:p w14:paraId="170A913F" w14:textId="545BB6C3" w:rsidR="00DC0733" w:rsidRPr="00DB2029" w:rsidRDefault="00DC0733" w:rsidP="003B79C3">
            <w:pPr>
              <w:spacing w:line="276" w:lineRule="auto"/>
              <w:rPr>
                <w:sz w:val="20"/>
                <w:szCs w:val="20"/>
              </w:rPr>
            </w:pPr>
            <w:ins w:id="24" w:author="Gail Carson" w:date="2026-07-24T10:36:00Z">
              <w:r>
                <w:rPr>
                  <w:sz w:val="20"/>
                  <w:szCs w:val="20"/>
                </w:rPr>
                <w:t xml:space="preserve">Do you have clear objectives? </w:t>
              </w:r>
            </w:ins>
          </w:p>
        </w:tc>
        <w:tc>
          <w:tcPr>
            <w:tcW w:w="2172" w:type="pct"/>
          </w:tcPr>
          <w:p w14:paraId="36CBA78F" w14:textId="045C7AFF" w:rsidR="00DC0733" w:rsidRPr="00DB2029" w:rsidRDefault="00DC0733" w:rsidP="003B79C3">
            <w:pPr>
              <w:spacing w:line="276" w:lineRule="auto"/>
              <w:rPr>
                <w:sz w:val="20"/>
                <w:szCs w:val="20"/>
              </w:rPr>
            </w:pPr>
            <w:ins w:id="25" w:author="Gail Carson" w:date="2026-07-24T10:35:00Z">
              <w:r>
                <w:rPr>
                  <w:sz w:val="20"/>
                  <w:szCs w:val="20"/>
                </w:rPr>
                <w:t xml:space="preserve">Provide or gain clarity </w:t>
              </w:r>
            </w:ins>
          </w:p>
        </w:tc>
      </w:tr>
      <w:tr w:rsidR="00DC0733" w:rsidRPr="00DB2029" w14:paraId="6271546D" w14:textId="3DE7E2C1" w:rsidTr="008976A2">
        <w:tc>
          <w:tcPr>
            <w:tcW w:w="657" w:type="pct"/>
            <w:hideMark/>
          </w:tcPr>
          <w:p w14:paraId="52EFDF41" w14:textId="77777777" w:rsidR="00DC0733" w:rsidRPr="00DB2029" w:rsidRDefault="00DC0733" w:rsidP="003B79C3">
            <w:pPr>
              <w:spacing w:line="276" w:lineRule="auto"/>
              <w:rPr>
                <w:sz w:val="20"/>
                <w:szCs w:val="20"/>
              </w:rPr>
            </w:pPr>
            <w:r w:rsidRPr="00DB2029">
              <w:rPr>
                <w:sz w:val="20"/>
                <w:szCs w:val="20"/>
              </w:rPr>
              <w:t>Ambiguity</w:t>
            </w:r>
          </w:p>
        </w:tc>
        <w:tc>
          <w:tcPr>
            <w:tcW w:w="2172" w:type="pct"/>
            <w:hideMark/>
          </w:tcPr>
          <w:p w14:paraId="575491FC" w14:textId="77777777" w:rsidR="00DC0733" w:rsidRPr="00DB2029" w:rsidRDefault="00DC0733" w:rsidP="003B79C3">
            <w:pPr>
              <w:spacing w:line="276" w:lineRule="auto"/>
              <w:rPr>
                <w:sz w:val="20"/>
                <w:szCs w:val="20"/>
              </w:rPr>
            </w:pPr>
            <w:r w:rsidRPr="00DB2029">
              <w:rPr>
                <w:sz w:val="20"/>
                <w:szCs w:val="20"/>
              </w:rPr>
              <w:t>What could be interpreted in more than one way?</w:t>
            </w:r>
          </w:p>
        </w:tc>
        <w:tc>
          <w:tcPr>
            <w:tcW w:w="2172" w:type="pct"/>
          </w:tcPr>
          <w:p w14:paraId="03F2DCBC" w14:textId="17D602ED" w:rsidR="00DC0733" w:rsidRPr="00DB2029" w:rsidRDefault="00DC0733" w:rsidP="003B79C3">
            <w:pPr>
              <w:spacing w:line="276" w:lineRule="auto"/>
              <w:rPr>
                <w:sz w:val="20"/>
                <w:szCs w:val="20"/>
              </w:rPr>
            </w:pPr>
            <w:ins w:id="26" w:author="Gail Carson" w:date="2026-07-24T10:35:00Z">
              <w:r>
                <w:rPr>
                  <w:sz w:val="20"/>
                  <w:szCs w:val="20"/>
                </w:rPr>
                <w:t xml:space="preserve">Be adaptable in response </w:t>
              </w:r>
            </w:ins>
          </w:p>
        </w:tc>
      </w:tr>
    </w:tbl>
    <w:p w14:paraId="341EA1EC" w14:textId="77777777" w:rsidR="003B79C3" w:rsidRDefault="003B79C3" w:rsidP="00C5063E">
      <w:pPr>
        <w:rPr>
          <w:b/>
          <w:bCs/>
        </w:rPr>
      </w:pPr>
    </w:p>
    <w:p w14:paraId="328C5319" w14:textId="399DEEBD" w:rsidR="003B79C3" w:rsidRPr="00DB2029" w:rsidRDefault="00C5063E" w:rsidP="00DB2029">
      <w:pPr>
        <w:pStyle w:val="Heading1"/>
      </w:pPr>
      <w:r w:rsidRPr="00DB2029">
        <w:t xml:space="preserve">5. Practical </w:t>
      </w:r>
      <w:r w:rsidR="003B79C3" w:rsidRPr="00DB2029">
        <w:t xml:space="preserve">alternative </w:t>
      </w:r>
      <w:r w:rsidRPr="00DB2029">
        <w:t>to AI</w:t>
      </w:r>
    </w:p>
    <w:p w14:paraId="720C02B4" w14:textId="0AE212BA" w:rsidR="00C5063E" w:rsidRPr="00C5063E" w:rsidRDefault="00C5063E" w:rsidP="00DB2029">
      <w:pPr>
        <w:spacing w:line="276" w:lineRule="auto"/>
        <w:jc w:val="both"/>
      </w:pPr>
      <w:r w:rsidRPr="008976A2">
        <w:rPr>
          <w:highlight w:val="yellow"/>
        </w:rPr>
        <w:t xml:space="preserve">The SimEx will </w:t>
      </w:r>
      <w:r w:rsidR="00DB2029" w:rsidRPr="008976A2">
        <w:rPr>
          <w:highlight w:val="yellow"/>
        </w:rPr>
        <w:t xml:space="preserve">be aided using </w:t>
      </w:r>
      <w:r w:rsidRPr="008976A2">
        <w:rPr>
          <w:highlight w:val="yellow"/>
        </w:rPr>
        <w:t xml:space="preserve">a </w:t>
      </w:r>
      <w:r w:rsidRPr="008976A2">
        <w:rPr>
          <w:b/>
          <w:bCs/>
          <w:highlight w:val="yellow"/>
        </w:rPr>
        <w:t xml:space="preserve">manual </w:t>
      </w:r>
      <w:r w:rsidR="00DB2029" w:rsidRPr="008976A2">
        <w:rPr>
          <w:b/>
          <w:bCs/>
          <w:highlight w:val="yellow"/>
        </w:rPr>
        <w:t>decision-and-consequence dashboard</w:t>
      </w:r>
      <w:r w:rsidRPr="008976A2">
        <w:rPr>
          <w:highlight w:val="yellow"/>
        </w:rPr>
        <w:t>.</w:t>
      </w:r>
      <w:r w:rsidR="00DB2029" w:rsidRPr="008976A2">
        <w:rPr>
          <w:highlight w:val="yellow"/>
        </w:rPr>
        <w:t xml:space="preserve"> </w:t>
      </w:r>
      <w:r w:rsidRPr="008976A2">
        <w:rPr>
          <w:highlight w:val="yellow"/>
        </w:rPr>
        <w:t xml:space="preserve">This is a facilitator-controlled dashboard that shows how group decisions are likely </w:t>
      </w:r>
      <w:r w:rsidR="005A4860" w:rsidRPr="008976A2">
        <w:rPr>
          <w:highlight w:val="yellow"/>
        </w:rPr>
        <w:t>to affect</w:t>
      </w:r>
      <w:r w:rsidRPr="008976A2">
        <w:rPr>
          <w:highlight w:val="yellow"/>
        </w:rPr>
        <w:t xml:space="preserve"> the outbreak and </w:t>
      </w:r>
      <w:r w:rsidR="005A4860" w:rsidRPr="008976A2">
        <w:rPr>
          <w:highlight w:val="yellow"/>
        </w:rPr>
        <w:t xml:space="preserve">the wider system (not </w:t>
      </w:r>
      <w:r w:rsidRPr="008976A2">
        <w:rPr>
          <w:highlight w:val="yellow"/>
        </w:rPr>
        <w:t>a predictive model</w:t>
      </w:r>
      <w:r w:rsidR="005A4860" w:rsidRPr="008976A2">
        <w:rPr>
          <w:highlight w:val="yellow"/>
        </w:rPr>
        <w:t>)</w:t>
      </w:r>
      <w:r w:rsidRPr="008976A2">
        <w:rPr>
          <w:highlight w:val="yellow"/>
        </w:rPr>
        <w:t>. Its purpose is to help participants see trade-offs, missed opportunities and plausible consequences.</w:t>
      </w:r>
      <w:r w:rsidR="005A4860" w:rsidRPr="008976A2">
        <w:rPr>
          <w:highlight w:val="yellow"/>
        </w:rPr>
        <w:t xml:space="preserve"> </w:t>
      </w:r>
      <w:r w:rsidRPr="008976A2">
        <w:rPr>
          <w:highlight w:val="yellow"/>
        </w:rPr>
        <w:t xml:space="preserve">The dashboard team </w:t>
      </w:r>
      <w:r w:rsidR="005A4860" w:rsidRPr="008976A2">
        <w:rPr>
          <w:highlight w:val="yellow"/>
        </w:rPr>
        <w:t>will</w:t>
      </w:r>
      <w:r w:rsidRPr="008976A2">
        <w:rPr>
          <w:highlight w:val="yellow"/>
        </w:rPr>
        <w:t xml:space="preserve"> review each group’s decision cards after every round and update a projected dashboard using </w:t>
      </w:r>
      <w:r w:rsidR="005A4860" w:rsidRPr="008976A2">
        <w:rPr>
          <w:highlight w:val="yellow"/>
        </w:rPr>
        <w:t>a simple</w:t>
      </w:r>
      <w:r w:rsidRPr="008976A2">
        <w:rPr>
          <w:highlight w:val="yellow"/>
        </w:rPr>
        <w:t xml:space="preserve"> scoring rubric.</w:t>
      </w:r>
    </w:p>
    <w:tbl>
      <w:tblPr>
        <w:tblStyle w:val="TableGrid"/>
        <w:tblW w:w="0" w:type="auto"/>
        <w:tblLook w:val="04A0" w:firstRow="1" w:lastRow="0" w:firstColumn="1" w:lastColumn="0" w:noHBand="0" w:noVBand="1"/>
      </w:tblPr>
      <w:tblGrid>
        <w:gridCol w:w="772"/>
        <w:gridCol w:w="8206"/>
      </w:tblGrid>
      <w:tr w:rsidR="00C5063E" w:rsidRPr="005A4860" w14:paraId="282F0444" w14:textId="77777777" w:rsidTr="003B79C3">
        <w:tc>
          <w:tcPr>
            <w:tcW w:w="0" w:type="auto"/>
            <w:hideMark/>
          </w:tcPr>
          <w:p w14:paraId="51D09A1E" w14:textId="77777777" w:rsidR="00C5063E" w:rsidRPr="005A4860" w:rsidRDefault="00C5063E" w:rsidP="003B79C3">
            <w:pPr>
              <w:spacing w:line="276" w:lineRule="auto"/>
              <w:rPr>
                <w:b/>
                <w:bCs/>
                <w:sz w:val="20"/>
                <w:szCs w:val="20"/>
              </w:rPr>
            </w:pPr>
            <w:r w:rsidRPr="005A4860">
              <w:rPr>
                <w:b/>
                <w:bCs/>
                <w:sz w:val="20"/>
                <w:szCs w:val="20"/>
              </w:rPr>
              <w:lastRenderedPageBreak/>
              <w:t>Score</w:t>
            </w:r>
          </w:p>
        </w:tc>
        <w:tc>
          <w:tcPr>
            <w:tcW w:w="0" w:type="auto"/>
            <w:hideMark/>
          </w:tcPr>
          <w:p w14:paraId="4AB54BF0" w14:textId="77777777" w:rsidR="00C5063E" w:rsidRPr="005A4860" w:rsidRDefault="00C5063E" w:rsidP="003B79C3">
            <w:pPr>
              <w:spacing w:line="276" w:lineRule="auto"/>
              <w:rPr>
                <w:b/>
                <w:bCs/>
                <w:sz w:val="20"/>
                <w:szCs w:val="20"/>
              </w:rPr>
            </w:pPr>
            <w:r w:rsidRPr="005A4860">
              <w:rPr>
                <w:b/>
                <w:bCs/>
                <w:sz w:val="20"/>
                <w:szCs w:val="20"/>
              </w:rPr>
              <w:t>Meaning</w:t>
            </w:r>
          </w:p>
        </w:tc>
      </w:tr>
      <w:tr w:rsidR="00C5063E" w:rsidRPr="005A4860" w14:paraId="6795D3E7" w14:textId="77777777" w:rsidTr="003B79C3">
        <w:tc>
          <w:tcPr>
            <w:tcW w:w="0" w:type="auto"/>
            <w:hideMark/>
          </w:tcPr>
          <w:p w14:paraId="2EC36285" w14:textId="77777777" w:rsidR="00C5063E" w:rsidRPr="005A4860" w:rsidRDefault="00C5063E" w:rsidP="003B79C3">
            <w:pPr>
              <w:spacing w:line="276" w:lineRule="auto"/>
              <w:rPr>
                <w:sz w:val="20"/>
                <w:szCs w:val="20"/>
              </w:rPr>
            </w:pPr>
            <w:r w:rsidRPr="005A4860">
              <w:rPr>
                <w:sz w:val="20"/>
                <w:szCs w:val="20"/>
              </w:rPr>
              <w:t>+2</w:t>
            </w:r>
          </w:p>
        </w:tc>
        <w:tc>
          <w:tcPr>
            <w:tcW w:w="0" w:type="auto"/>
            <w:hideMark/>
          </w:tcPr>
          <w:p w14:paraId="18A75C8A" w14:textId="77777777" w:rsidR="00C5063E" w:rsidRPr="005A4860" w:rsidRDefault="00C5063E" w:rsidP="003B79C3">
            <w:pPr>
              <w:spacing w:line="276" w:lineRule="auto"/>
              <w:rPr>
                <w:sz w:val="20"/>
                <w:szCs w:val="20"/>
              </w:rPr>
            </w:pPr>
            <w:r w:rsidRPr="005A4860">
              <w:rPr>
                <w:sz w:val="20"/>
                <w:szCs w:val="20"/>
              </w:rPr>
              <w:t>Strong positive effect: timely, coordinated, transparent and feasible</w:t>
            </w:r>
          </w:p>
        </w:tc>
      </w:tr>
      <w:tr w:rsidR="00C5063E" w:rsidRPr="005A4860" w14:paraId="415A70C1" w14:textId="77777777" w:rsidTr="003B79C3">
        <w:tc>
          <w:tcPr>
            <w:tcW w:w="0" w:type="auto"/>
            <w:hideMark/>
          </w:tcPr>
          <w:p w14:paraId="79EF207A" w14:textId="77777777" w:rsidR="00C5063E" w:rsidRPr="005A4860" w:rsidRDefault="00C5063E" w:rsidP="003B79C3">
            <w:pPr>
              <w:spacing w:line="276" w:lineRule="auto"/>
              <w:rPr>
                <w:sz w:val="20"/>
                <w:szCs w:val="20"/>
              </w:rPr>
            </w:pPr>
            <w:r w:rsidRPr="005A4860">
              <w:rPr>
                <w:sz w:val="20"/>
                <w:szCs w:val="20"/>
              </w:rPr>
              <w:t>+1</w:t>
            </w:r>
          </w:p>
        </w:tc>
        <w:tc>
          <w:tcPr>
            <w:tcW w:w="0" w:type="auto"/>
            <w:hideMark/>
          </w:tcPr>
          <w:p w14:paraId="65BDE72C" w14:textId="77777777" w:rsidR="00C5063E" w:rsidRPr="005A4860" w:rsidRDefault="00C5063E" w:rsidP="003B79C3">
            <w:pPr>
              <w:spacing w:line="276" w:lineRule="auto"/>
              <w:rPr>
                <w:sz w:val="20"/>
                <w:szCs w:val="20"/>
              </w:rPr>
            </w:pPr>
            <w:r w:rsidRPr="005A4860">
              <w:rPr>
                <w:sz w:val="20"/>
                <w:szCs w:val="20"/>
              </w:rPr>
              <w:t>Moderately positive effect</w:t>
            </w:r>
          </w:p>
        </w:tc>
      </w:tr>
      <w:tr w:rsidR="00C5063E" w:rsidRPr="005A4860" w14:paraId="08AA39A9" w14:textId="77777777" w:rsidTr="003B79C3">
        <w:tc>
          <w:tcPr>
            <w:tcW w:w="0" w:type="auto"/>
            <w:hideMark/>
          </w:tcPr>
          <w:p w14:paraId="45A479EC" w14:textId="77777777" w:rsidR="00C5063E" w:rsidRPr="005A4860" w:rsidRDefault="00C5063E" w:rsidP="003B79C3">
            <w:pPr>
              <w:spacing w:line="276" w:lineRule="auto"/>
              <w:rPr>
                <w:sz w:val="20"/>
                <w:szCs w:val="20"/>
              </w:rPr>
            </w:pPr>
            <w:r w:rsidRPr="005A4860">
              <w:rPr>
                <w:sz w:val="20"/>
                <w:szCs w:val="20"/>
              </w:rPr>
              <w:t>0</w:t>
            </w:r>
          </w:p>
        </w:tc>
        <w:tc>
          <w:tcPr>
            <w:tcW w:w="0" w:type="auto"/>
            <w:hideMark/>
          </w:tcPr>
          <w:p w14:paraId="51E63C75" w14:textId="77777777" w:rsidR="00C5063E" w:rsidRPr="005A4860" w:rsidRDefault="00C5063E" w:rsidP="003B79C3">
            <w:pPr>
              <w:spacing w:line="276" w:lineRule="auto"/>
              <w:rPr>
                <w:sz w:val="20"/>
                <w:szCs w:val="20"/>
              </w:rPr>
            </w:pPr>
            <w:r w:rsidRPr="005A4860">
              <w:rPr>
                <w:sz w:val="20"/>
                <w:szCs w:val="20"/>
              </w:rPr>
              <w:t>Neutral, unclear or too vague to judge</w:t>
            </w:r>
          </w:p>
        </w:tc>
      </w:tr>
      <w:tr w:rsidR="00C5063E" w:rsidRPr="005A4860" w14:paraId="3A4031F0" w14:textId="77777777" w:rsidTr="003B79C3">
        <w:tc>
          <w:tcPr>
            <w:tcW w:w="0" w:type="auto"/>
            <w:hideMark/>
          </w:tcPr>
          <w:p w14:paraId="0572C41E" w14:textId="77777777" w:rsidR="00C5063E" w:rsidRPr="005A4860" w:rsidRDefault="00C5063E" w:rsidP="003B79C3">
            <w:pPr>
              <w:spacing w:line="276" w:lineRule="auto"/>
              <w:rPr>
                <w:sz w:val="20"/>
                <w:szCs w:val="20"/>
              </w:rPr>
            </w:pPr>
            <w:r w:rsidRPr="005A4860">
              <w:rPr>
                <w:sz w:val="20"/>
                <w:szCs w:val="20"/>
              </w:rPr>
              <w:t>-1</w:t>
            </w:r>
          </w:p>
        </w:tc>
        <w:tc>
          <w:tcPr>
            <w:tcW w:w="0" w:type="auto"/>
            <w:hideMark/>
          </w:tcPr>
          <w:p w14:paraId="1EDA5D76" w14:textId="77777777" w:rsidR="00C5063E" w:rsidRPr="005A4860" w:rsidRDefault="00C5063E" w:rsidP="003B79C3">
            <w:pPr>
              <w:spacing w:line="276" w:lineRule="auto"/>
              <w:rPr>
                <w:sz w:val="20"/>
                <w:szCs w:val="20"/>
              </w:rPr>
            </w:pPr>
            <w:r w:rsidRPr="005A4860">
              <w:rPr>
                <w:sz w:val="20"/>
                <w:szCs w:val="20"/>
              </w:rPr>
              <w:t>Moderately negative effect: delayed, fragmented or poorly communicated</w:t>
            </w:r>
          </w:p>
        </w:tc>
      </w:tr>
      <w:tr w:rsidR="00C5063E" w:rsidRPr="005A4860" w14:paraId="170E662A" w14:textId="77777777" w:rsidTr="003B79C3">
        <w:tc>
          <w:tcPr>
            <w:tcW w:w="0" w:type="auto"/>
            <w:hideMark/>
          </w:tcPr>
          <w:p w14:paraId="4BC89542" w14:textId="77777777" w:rsidR="00C5063E" w:rsidRPr="005A4860" w:rsidRDefault="00C5063E" w:rsidP="003B79C3">
            <w:pPr>
              <w:spacing w:line="276" w:lineRule="auto"/>
              <w:rPr>
                <w:sz w:val="20"/>
                <w:szCs w:val="20"/>
              </w:rPr>
            </w:pPr>
            <w:r w:rsidRPr="005A4860">
              <w:rPr>
                <w:sz w:val="20"/>
                <w:szCs w:val="20"/>
              </w:rPr>
              <w:t>-2</w:t>
            </w:r>
          </w:p>
        </w:tc>
        <w:tc>
          <w:tcPr>
            <w:tcW w:w="0" w:type="auto"/>
            <w:hideMark/>
          </w:tcPr>
          <w:p w14:paraId="6912F358" w14:textId="77777777" w:rsidR="00C5063E" w:rsidRPr="005A4860" w:rsidRDefault="00C5063E" w:rsidP="003B79C3">
            <w:pPr>
              <w:spacing w:line="276" w:lineRule="auto"/>
              <w:rPr>
                <w:sz w:val="20"/>
                <w:szCs w:val="20"/>
              </w:rPr>
            </w:pPr>
            <w:commentRangeStart w:id="27"/>
            <w:r w:rsidRPr="005A4860">
              <w:rPr>
                <w:sz w:val="20"/>
                <w:szCs w:val="20"/>
              </w:rPr>
              <w:t>Strong negative effect: harmful, unrealistic, coercive, opaque or likely to worsen trust</w:t>
            </w:r>
            <w:commentRangeEnd w:id="27"/>
            <w:r w:rsidR="00DC0733" w:rsidRPr="005A4860">
              <w:rPr>
                <w:rStyle w:val="CommentReference"/>
                <w:sz w:val="20"/>
                <w:szCs w:val="20"/>
              </w:rPr>
              <w:commentReference w:id="27"/>
            </w:r>
          </w:p>
        </w:tc>
      </w:tr>
    </w:tbl>
    <w:p w14:paraId="0F030EF4" w14:textId="77777777" w:rsidR="003B79C3" w:rsidRDefault="003B79C3" w:rsidP="00C5063E"/>
    <w:p w14:paraId="1E722204" w14:textId="0FAD863A" w:rsidR="00C5063E" w:rsidRPr="00C5063E" w:rsidRDefault="00C5063E" w:rsidP="00C5063E">
      <w:r w:rsidRPr="00C5063E">
        <w:t>Indicators to track:</w:t>
      </w:r>
    </w:p>
    <w:tbl>
      <w:tblPr>
        <w:tblStyle w:val="TableGrid"/>
        <w:tblW w:w="0" w:type="auto"/>
        <w:tblLook w:val="04A0" w:firstRow="1" w:lastRow="0" w:firstColumn="1" w:lastColumn="0" w:noHBand="0" w:noVBand="1"/>
      </w:tblPr>
      <w:tblGrid>
        <w:gridCol w:w="2951"/>
        <w:gridCol w:w="5993"/>
      </w:tblGrid>
      <w:tr w:rsidR="00C5063E" w:rsidRPr="005A4860" w14:paraId="7FF754DB" w14:textId="77777777" w:rsidTr="003B79C3">
        <w:tc>
          <w:tcPr>
            <w:tcW w:w="0" w:type="auto"/>
            <w:hideMark/>
          </w:tcPr>
          <w:p w14:paraId="1B8FB53E" w14:textId="77777777" w:rsidR="00C5063E" w:rsidRPr="005A4860" w:rsidRDefault="00C5063E" w:rsidP="003B79C3">
            <w:pPr>
              <w:spacing w:line="276" w:lineRule="auto"/>
              <w:rPr>
                <w:b/>
                <w:bCs/>
                <w:sz w:val="20"/>
                <w:szCs w:val="20"/>
              </w:rPr>
            </w:pPr>
            <w:r w:rsidRPr="005A4860">
              <w:rPr>
                <w:b/>
                <w:bCs/>
                <w:sz w:val="20"/>
                <w:szCs w:val="20"/>
              </w:rPr>
              <w:t>Indicator</w:t>
            </w:r>
          </w:p>
        </w:tc>
        <w:tc>
          <w:tcPr>
            <w:tcW w:w="0" w:type="auto"/>
            <w:hideMark/>
          </w:tcPr>
          <w:p w14:paraId="7328D16E" w14:textId="77777777" w:rsidR="00C5063E" w:rsidRPr="005A4860" w:rsidRDefault="00C5063E" w:rsidP="003B79C3">
            <w:pPr>
              <w:spacing w:line="276" w:lineRule="auto"/>
              <w:rPr>
                <w:b/>
                <w:bCs/>
                <w:sz w:val="20"/>
                <w:szCs w:val="20"/>
              </w:rPr>
            </w:pPr>
            <w:r w:rsidRPr="005A4860">
              <w:rPr>
                <w:b/>
                <w:bCs/>
                <w:sz w:val="20"/>
                <w:szCs w:val="20"/>
              </w:rPr>
              <w:t>What it reflects</w:t>
            </w:r>
          </w:p>
        </w:tc>
      </w:tr>
      <w:tr w:rsidR="00C5063E" w:rsidRPr="005A4860" w14:paraId="48031257" w14:textId="77777777" w:rsidTr="003B79C3">
        <w:tc>
          <w:tcPr>
            <w:tcW w:w="0" w:type="auto"/>
            <w:hideMark/>
          </w:tcPr>
          <w:p w14:paraId="4E7F44FA" w14:textId="77777777" w:rsidR="00C5063E" w:rsidRPr="005A4860" w:rsidRDefault="00C5063E" w:rsidP="003B79C3">
            <w:pPr>
              <w:spacing w:line="276" w:lineRule="auto"/>
              <w:rPr>
                <w:sz w:val="20"/>
                <w:szCs w:val="20"/>
              </w:rPr>
            </w:pPr>
            <w:r w:rsidRPr="005A4860">
              <w:rPr>
                <w:sz w:val="20"/>
                <w:szCs w:val="20"/>
              </w:rPr>
              <w:t>Human cases and deaths</w:t>
            </w:r>
          </w:p>
        </w:tc>
        <w:tc>
          <w:tcPr>
            <w:tcW w:w="0" w:type="auto"/>
            <w:hideMark/>
          </w:tcPr>
          <w:p w14:paraId="0386088F" w14:textId="77777777" w:rsidR="00C5063E" w:rsidRPr="005A4860" w:rsidRDefault="00C5063E" w:rsidP="003B79C3">
            <w:pPr>
              <w:spacing w:line="276" w:lineRule="auto"/>
              <w:rPr>
                <w:sz w:val="20"/>
                <w:szCs w:val="20"/>
              </w:rPr>
            </w:pPr>
            <w:r w:rsidRPr="005A4860">
              <w:rPr>
                <w:sz w:val="20"/>
                <w:szCs w:val="20"/>
              </w:rPr>
              <w:t>Whether the outbreak is being controlled</w:t>
            </w:r>
          </w:p>
        </w:tc>
      </w:tr>
      <w:tr w:rsidR="00C5063E" w:rsidRPr="005A4860" w14:paraId="06E9DADD" w14:textId="77777777" w:rsidTr="003B79C3">
        <w:tc>
          <w:tcPr>
            <w:tcW w:w="0" w:type="auto"/>
            <w:hideMark/>
          </w:tcPr>
          <w:p w14:paraId="38E37CE1" w14:textId="77777777" w:rsidR="00C5063E" w:rsidRPr="005A4860" w:rsidRDefault="00C5063E" w:rsidP="003B79C3">
            <w:pPr>
              <w:spacing w:line="276" w:lineRule="auto"/>
              <w:rPr>
                <w:sz w:val="20"/>
                <w:szCs w:val="20"/>
              </w:rPr>
            </w:pPr>
            <w:r w:rsidRPr="005A4860">
              <w:rPr>
                <w:sz w:val="20"/>
                <w:szCs w:val="20"/>
              </w:rPr>
              <w:t>Healthcare worker safety</w:t>
            </w:r>
          </w:p>
        </w:tc>
        <w:tc>
          <w:tcPr>
            <w:tcW w:w="0" w:type="auto"/>
            <w:hideMark/>
          </w:tcPr>
          <w:p w14:paraId="0A3AA573" w14:textId="77777777" w:rsidR="00C5063E" w:rsidRPr="005A4860" w:rsidRDefault="00C5063E" w:rsidP="003B79C3">
            <w:pPr>
              <w:spacing w:line="276" w:lineRule="auto"/>
              <w:rPr>
                <w:sz w:val="20"/>
                <w:szCs w:val="20"/>
              </w:rPr>
            </w:pPr>
            <w:r w:rsidRPr="005A4860">
              <w:rPr>
                <w:sz w:val="20"/>
                <w:szCs w:val="20"/>
              </w:rPr>
              <w:t>IPC, PPE, hospital surge and staff protection</w:t>
            </w:r>
          </w:p>
        </w:tc>
      </w:tr>
      <w:tr w:rsidR="00C5063E" w:rsidRPr="005A4860" w14:paraId="240DD646" w14:textId="77777777" w:rsidTr="003B79C3">
        <w:tc>
          <w:tcPr>
            <w:tcW w:w="0" w:type="auto"/>
            <w:hideMark/>
          </w:tcPr>
          <w:p w14:paraId="547DF898" w14:textId="77777777" w:rsidR="00C5063E" w:rsidRPr="005A4860" w:rsidRDefault="00C5063E" w:rsidP="003B79C3">
            <w:pPr>
              <w:spacing w:line="276" w:lineRule="auto"/>
              <w:rPr>
                <w:sz w:val="20"/>
                <w:szCs w:val="20"/>
              </w:rPr>
            </w:pPr>
            <w:r w:rsidRPr="005A4860">
              <w:rPr>
                <w:sz w:val="20"/>
                <w:szCs w:val="20"/>
              </w:rPr>
              <w:t>Cattle deaths and livelihoods</w:t>
            </w:r>
          </w:p>
        </w:tc>
        <w:tc>
          <w:tcPr>
            <w:tcW w:w="0" w:type="auto"/>
            <w:hideMark/>
          </w:tcPr>
          <w:p w14:paraId="7FB6D4C7" w14:textId="77777777" w:rsidR="00C5063E" w:rsidRPr="005A4860" w:rsidRDefault="00C5063E" w:rsidP="003B79C3">
            <w:pPr>
              <w:spacing w:line="276" w:lineRule="auto"/>
              <w:rPr>
                <w:sz w:val="20"/>
                <w:szCs w:val="20"/>
              </w:rPr>
            </w:pPr>
            <w:r w:rsidRPr="005A4860">
              <w:rPr>
                <w:sz w:val="20"/>
                <w:szCs w:val="20"/>
              </w:rPr>
              <w:t>Animal health, farmer cooperation and food security</w:t>
            </w:r>
          </w:p>
        </w:tc>
      </w:tr>
      <w:tr w:rsidR="00C5063E" w:rsidRPr="005A4860" w14:paraId="0ECDB37A" w14:textId="77777777" w:rsidTr="003B79C3">
        <w:tc>
          <w:tcPr>
            <w:tcW w:w="0" w:type="auto"/>
            <w:hideMark/>
          </w:tcPr>
          <w:p w14:paraId="41E1F832" w14:textId="77777777" w:rsidR="00C5063E" w:rsidRPr="005A4860" w:rsidRDefault="00C5063E" w:rsidP="003B79C3">
            <w:pPr>
              <w:spacing w:line="276" w:lineRule="auto"/>
              <w:rPr>
                <w:sz w:val="20"/>
                <w:szCs w:val="20"/>
              </w:rPr>
            </w:pPr>
            <w:r w:rsidRPr="005A4860">
              <w:rPr>
                <w:sz w:val="20"/>
                <w:szCs w:val="20"/>
              </w:rPr>
              <w:t>Community trust</w:t>
            </w:r>
          </w:p>
        </w:tc>
        <w:tc>
          <w:tcPr>
            <w:tcW w:w="0" w:type="auto"/>
            <w:hideMark/>
          </w:tcPr>
          <w:p w14:paraId="14FB7BEB" w14:textId="77777777" w:rsidR="00C5063E" w:rsidRPr="005A4860" w:rsidRDefault="00C5063E" w:rsidP="003B79C3">
            <w:pPr>
              <w:spacing w:line="276" w:lineRule="auto"/>
              <w:rPr>
                <w:sz w:val="20"/>
                <w:szCs w:val="20"/>
              </w:rPr>
            </w:pPr>
            <w:r w:rsidRPr="005A4860">
              <w:rPr>
                <w:sz w:val="20"/>
                <w:szCs w:val="20"/>
              </w:rPr>
              <w:t>Whether communities are cooperating or resisting</w:t>
            </w:r>
          </w:p>
        </w:tc>
      </w:tr>
      <w:tr w:rsidR="00C5063E" w:rsidRPr="005A4860" w14:paraId="2230EA30" w14:textId="77777777" w:rsidTr="003B79C3">
        <w:tc>
          <w:tcPr>
            <w:tcW w:w="0" w:type="auto"/>
            <w:hideMark/>
          </w:tcPr>
          <w:p w14:paraId="046AFF47" w14:textId="77777777" w:rsidR="00C5063E" w:rsidRPr="005A4860" w:rsidRDefault="00C5063E" w:rsidP="003B79C3">
            <w:pPr>
              <w:spacing w:line="276" w:lineRule="auto"/>
              <w:rPr>
                <w:sz w:val="20"/>
                <w:szCs w:val="20"/>
              </w:rPr>
            </w:pPr>
            <w:r w:rsidRPr="005A4860">
              <w:rPr>
                <w:sz w:val="20"/>
                <w:szCs w:val="20"/>
              </w:rPr>
              <w:t>Misinformation/media pressure</w:t>
            </w:r>
          </w:p>
        </w:tc>
        <w:tc>
          <w:tcPr>
            <w:tcW w:w="0" w:type="auto"/>
            <w:hideMark/>
          </w:tcPr>
          <w:p w14:paraId="17D003DD" w14:textId="77777777" w:rsidR="00C5063E" w:rsidRPr="005A4860" w:rsidRDefault="00C5063E" w:rsidP="003B79C3">
            <w:pPr>
              <w:spacing w:line="276" w:lineRule="auto"/>
              <w:rPr>
                <w:sz w:val="20"/>
                <w:szCs w:val="20"/>
              </w:rPr>
            </w:pPr>
            <w:r w:rsidRPr="005A4860">
              <w:rPr>
                <w:sz w:val="20"/>
                <w:szCs w:val="20"/>
              </w:rPr>
              <w:t>Rumours, conflicting claims and public anxiety</w:t>
            </w:r>
          </w:p>
        </w:tc>
      </w:tr>
      <w:tr w:rsidR="00C5063E" w:rsidRPr="005A4860" w14:paraId="725D1342" w14:textId="77777777" w:rsidTr="003B79C3">
        <w:tc>
          <w:tcPr>
            <w:tcW w:w="0" w:type="auto"/>
            <w:hideMark/>
          </w:tcPr>
          <w:p w14:paraId="4994F00E" w14:textId="77777777" w:rsidR="00C5063E" w:rsidRPr="005A4860" w:rsidRDefault="00C5063E" w:rsidP="003B79C3">
            <w:pPr>
              <w:spacing w:line="276" w:lineRule="auto"/>
              <w:rPr>
                <w:sz w:val="20"/>
                <w:szCs w:val="20"/>
              </w:rPr>
            </w:pPr>
            <w:r w:rsidRPr="005A4860">
              <w:rPr>
                <w:sz w:val="20"/>
                <w:szCs w:val="20"/>
              </w:rPr>
              <w:t>Coordination quality</w:t>
            </w:r>
          </w:p>
        </w:tc>
        <w:tc>
          <w:tcPr>
            <w:tcW w:w="0" w:type="auto"/>
            <w:hideMark/>
          </w:tcPr>
          <w:p w14:paraId="71CA20E6" w14:textId="77777777" w:rsidR="00C5063E" w:rsidRPr="005A4860" w:rsidRDefault="00C5063E" w:rsidP="003B79C3">
            <w:pPr>
              <w:spacing w:line="276" w:lineRule="auto"/>
              <w:rPr>
                <w:sz w:val="20"/>
                <w:szCs w:val="20"/>
              </w:rPr>
            </w:pPr>
            <w:r w:rsidRPr="005A4860">
              <w:rPr>
                <w:sz w:val="20"/>
                <w:szCs w:val="20"/>
              </w:rPr>
              <w:t>Alignment across groups, sectors and institutions</w:t>
            </w:r>
          </w:p>
        </w:tc>
      </w:tr>
      <w:tr w:rsidR="00C5063E" w:rsidRPr="005A4860" w14:paraId="21DAC010" w14:textId="77777777" w:rsidTr="003B79C3">
        <w:tc>
          <w:tcPr>
            <w:tcW w:w="0" w:type="auto"/>
            <w:hideMark/>
          </w:tcPr>
          <w:p w14:paraId="77B8C6FB" w14:textId="77777777" w:rsidR="00C5063E" w:rsidRPr="005A4860" w:rsidRDefault="00C5063E" w:rsidP="003B79C3">
            <w:pPr>
              <w:spacing w:line="276" w:lineRule="auto"/>
              <w:rPr>
                <w:sz w:val="20"/>
                <w:szCs w:val="20"/>
              </w:rPr>
            </w:pPr>
            <w:r w:rsidRPr="005A4860">
              <w:rPr>
                <w:sz w:val="20"/>
                <w:szCs w:val="20"/>
              </w:rPr>
              <w:t>Political pressure</w:t>
            </w:r>
          </w:p>
        </w:tc>
        <w:tc>
          <w:tcPr>
            <w:tcW w:w="0" w:type="auto"/>
            <w:hideMark/>
          </w:tcPr>
          <w:p w14:paraId="06B67CB4" w14:textId="77777777" w:rsidR="00C5063E" w:rsidRPr="005A4860" w:rsidRDefault="00C5063E" w:rsidP="003B79C3">
            <w:pPr>
              <w:spacing w:line="276" w:lineRule="auto"/>
              <w:rPr>
                <w:sz w:val="20"/>
                <w:szCs w:val="20"/>
              </w:rPr>
            </w:pPr>
            <w:r w:rsidRPr="005A4860">
              <w:rPr>
                <w:sz w:val="20"/>
                <w:szCs w:val="20"/>
              </w:rPr>
              <w:t>Pressure from government, industry, public or international actors</w:t>
            </w:r>
          </w:p>
        </w:tc>
      </w:tr>
      <w:tr w:rsidR="00C5063E" w:rsidRPr="005A4860" w14:paraId="63785B66" w14:textId="77777777" w:rsidTr="003B79C3">
        <w:tc>
          <w:tcPr>
            <w:tcW w:w="0" w:type="auto"/>
            <w:hideMark/>
          </w:tcPr>
          <w:p w14:paraId="6006E1E7" w14:textId="77777777" w:rsidR="00C5063E" w:rsidRPr="005A4860" w:rsidRDefault="00C5063E" w:rsidP="003B79C3">
            <w:pPr>
              <w:spacing w:line="276" w:lineRule="auto"/>
              <w:rPr>
                <w:sz w:val="20"/>
                <w:szCs w:val="20"/>
              </w:rPr>
            </w:pPr>
            <w:r w:rsidRPr="005A4860">
              <w:rPr>
                <w:sz w:val="20"/>
                <w:szCs w:val="20"/>
              </w:rPr>
              <w:t>International confidence/trade</w:t>
            </w:r>
          </w:p>
        </w:tc>
        <w:tc>
          <w:tcPr>
            <w:tcW w:w="0" w:type="auto"/>
            <w:hideMark/>
          </w:tcPr>
          <w:p w14:paraId="03154EB0" w14:textId="77777777" w:rsidR="00C5063E" w:rsidRPr="005A4860" w:rsidRDefault="00C5063E" w:rsidP="003B79C3">
            <w:pPr>
              <w:spacing w:line="276" w:lineRule="auto"/>
              <w:rPr>
                <w:sz w:val="20"/>
                <w:szCs w:val="20"/>
              </w:rPr>
            </w:pPr>
            <w:r w:rsidRPr="005A4860">
              <w:rPr>
                <w:sz w:val="20"/>
                <w:szCs w:val="20"/>
              </w:rPr>
              <w:t>Reporting, transparency, travel, trade and external trust</w:t>
            </w:r>
          </w:p>
        </w:tc>
      </w:tr>
    </w:tbl>
    <w:p w14:paraId="6647612D" w14:textId="77777777" w:rsidR="003B79C3" w:rsidRDefault="003B79C3" w:rsidP="00C5063E"/>
    <w:p w14:paraId="1B57515E" w14:textId="58B6577E" w:rsidR="00C5063E" w:rsidRPr="00C5063E" w:rsidRDefault="00C5063E" w:rsidP="005A4860">
      <w:pPr>
        <w:spacing w:line="276" w:lineRule="auto"/>
        <w:jc w:val="both"/>
      </w:pPr>
      <w:r w:rsidRPr="008976A2">
        <w:rPr>
          <w:highlight w:val="yellow"/>
        </w:rPr>
        <w:t xml:space="preserve">Dashboard updates should be short: </w:t>
      </w:r>
      <w:r w:rsidRPr="008976A2">
        <w:rPr>
          <w:b/>
          <w:bCs/>
          <w:highlight w:val="yellow"/>
        </w:rPr>
        <w:t>2-4 minutes after each round</w:t>
      </w:r>
      <w:r w:rsidRPr="008976A2">
        <w:rPr>
          <w:highlight w:val="yellow"/>
        </w:rPr>
        <w:t>. The dashboard lead should not debate every score. The aim is to create learning pressure, not an argument about numbers.</w:t>
      </w:r>
    </w:p>
    <w:p w14:paraId="7369EB9C" w14:textId="6E44C57E" w:rsidR="003B79C3" w:rsidRDefault="00C5063E" w:rsidP="005A4860">
      <w:pPr>
        <w:pStyle w:val="Heading1"/>
      </w:pPr>
      <w:r w:rsidRPr="00C5063E">
        <w:t xml:space="preserve">6. Facilitator </w:t>
      </w:r>
      <w:r w:rsidR="003B79C3" w:rsidRPr="00C5063E">
        <w:t>principles</w:t>
      </w:r>
    </w:p>
    <w:p w14:paraId="7FD9508C" w14:textId="64D5A6B9" w:rsidR="00C5063E" w:rsidRPr="00C5063E" w:rsidRDefault="00C5063E" w:rsidP="00C5063E">
      <w:r w:rsidRPr="00C5063E">
        <w:t>Facilitators should:</w:t>
      </w:r>
    </w:p>
    <w:tbl>
      <w:tblPr>
        <w:tblStyle w:val="TableGrid"/>
        <w:tblW w:w="0" w:type="auto"/>
        <w:tblLook w:val="04A0" w:firstRow="1" w:lastRow="0" w:firstColumn="1" w:lastColumn="0" w:noHBand="0" w:noVBand="1"/>
      </w:tblPr>
      <w:tblGrid>
        <w:gridCol w:w="4672"/>
        <w:gridCol w:w="4678"/>
      </w:tblGrid>
      <w:tr w:rsidR="00C5063E" w:rsidRPr="005A4860" w14:paraId="031CB2E3" w14:textId="77777777" w:rsidTr="003B79C3">
        <w:tc>
          <w:tcPr>
            <w:tcW w:w="0" w:type="auto"/>
            <w:hideMark/>
          </w:tcPr>
          <w:p w14:paraId="4EF3FD0D" w14:textId="77777777" w:rsidR="00C5063E" w:rsidRPr="005A4860" w:rsidRDefault="00C5063E" w:rsidP="003B79C3">
            <w:pPr>
              <w:spacing w:line="276" w:lineRule="auto"/>
              <w:rPr>
                <w:b/>
                <w:bCs/>
                <w:sz w:val="20"/>
                <w:szCs w:val="20"/>
              </w:rPr>
            </w:pPr>
            <w:r w:rsidRPr="005A4860">
              <w:rPr>
                <w:b/>
                <w:bCs/>
                <w:sz w:val="20"/>
                <w:szCs w:val="20"/>
              </w:rPr>
              <w:t>Do</w:t>
            </w:r>
          </w:p>
        </w:tc>
        <w:tc>
          <w:tcPr>
            <w:tcW w:w="0" w:type="auto"/>
            <w:hideMark/>
          </w:tcPr>
          <w:p w14:paraId="013FAEAC" w14:textId="77777777" w:rsidR="00C5063E" w:rsidRPr="005A4860" w:rsidRDefault="00C5063E" w:rsidP="003B79C3">
            <w:pPr>
              <w:spacing w:line="276" w:lineRule="auto"/>
              <w:rPr>
                <w:b/>
                <w:bCs/>
                <w:sz w:val="20"/>
                <w:szCs w:val="20"/>
              </w:rPr>
            </w:pPr>
            <w:r w:rsidRPr="005A4860">
              <w:rPr>
                <w:b/>
                <w:bCs/>
                <w:sz w:val="20"/>
                <w:szCs w:val="20"/>
              </w:rPr>
              <w:t>Avoid</w:t>
            </w:r>
          </w:p>
        </w:tc>
      </w:tr>
      <w:tr w:rsidR="00C5063E" w:rsidRPr="005A4860" w14:paraId="61503892" w14:textId="77777777" w:rsidTr="003B79C3">
        <w:tc>
          <w:tcPr>
            <w:tcW w:w="0" w:type="auto"/>
            <w:hideMark/>
          </w:tcPr>
          <w:p w14:paraId="7F075CFE" w14:textId="77777777" w:rsidR="00C5063E" w:rsidRPr="005A4860" w:rsidRDefault="00C5063E" w:rsidP="003B79C3">
            <w:pPr>
              <w:spacing w:line="276" w:lineRule="auto"/>
              <w:rPr>
                <w:sz w:val="20"/>
                <w:szCs w:val="20"/>
              </w:rPr>
            </w:pPr>
            <w:r w:rsidRPr="005A4860">
              <w:rPr>
                <w:sz w:val="20"/>
                <w:szCs w:val="20"/>
              </w:rPr>
              <w:t>Keep groups focused on decisions</w:t>
            </w:r>
          </w:p>
        </w:tc>
        <w:tc>
          <w:tcPr>
            <w:tcW w:w="0" w:type="auto"/>
            <w:hideMark/>
          </w:tcPr>
          <w:p w14:paraId="58878042" w14:textId="77777777" w:rsidR="00C5063E" w:rsidRPr="005A4860" w:rsidRDefault="00C5063E" w:rsidP="003B79C3">
            <w:pPr>
              <w:spacing w:line="276" w:lineRule="auto"/>
              <w:rPr>
                <w:sz w:val="20"/>
                <w:szCs w:val="20"/>
              </w:rPr>
            </w:pPr>
            <w:r w:rsidRPr="005A4860">
              <w:rPr>
                <w:sz w:val="20"/>
                <w:szCs w:val="20"/>
              </w:rPr>
              <w:t>Long technical lectures</w:t>
            </w:r>
          </w:p>
        </w:tc>
      </w:tr>
      <w:tr w:rsidR="00C5063E" w:rsidRPr="005A4860" w14:paraId="456ECA7D" w14:textId="77777777" w:rsidTr="003B79C3">
        <w:tc>
          <w:tcPr>
            <w:tcW w:w="0" w:type="auto"/>
            <w:hideMark/>
          </w:tcPr>
          <w:p w14:paraId="5D9715A6" w14:textId="77777777" w:rsidR="00C5063E" w:rsidRPr="005A4860" w:rsidRDefault="00C5063E" w:rsidP="003B79C3">
            <w:pPr>
              <w:spacing w:line="276" w:lineRule="auto"/>
              <w:rPr>
                <w:sz w:val="20"/>
                <w:szCs w:val="20"/>
              </w:rPr>
            </w:pPr>
            <w:r w:rsidRPr="005A4860">
              <w:rPr>
                <w:sz w:val="20"/>
                <w:szCs w:val="20"/>
              </w:rPr>
              <w:t>Push for prioritisation</w:t>
            </w:r>
          </w:p>
        </w:tc>
        <w:tc>
          <w:tcPr>
            <w:tcW w:w="0" w:type="auto"/>
            <w:hideMark/>
          </w:tcPr>
          <w:p w14:paraId="08266EA1" w14:textId="77777777" w:rsidR="00C5063E" w:rsidRPr="005A4860" w:rsidRDefault="00C5063E" w:rsidP="003B79C3">
            <w:pPr>
              <w:spacing w:line="276" w:lineRule="auto"/>
              <w:rPr>
                <w:sz w:val="20"/>
                <w:szCs w:val="20"/>
              </w:rPr>
            </w:pPr>
            <w:r w:rsidRPr="005A4860">
              <w:rPr>
                <w:sz w:val="20"/>
                <w:szCs w:val="20"/>
              </w:rPr>
              <w:t>Unlimited decision lists</w:t>
            </w:r>
          </w:p>
        </w:tc>
      </w:tr>
      <w:tr w:rsidR="00C5063E" w:rsidRPr="005A4860" w14:paraId="60CB56D8" w14:textId="77777777" w:rsidTr="003B79C3">
        <w:tc>
          <w:tcPr>
            <w:tcW w:w="0" w:type="auto"/>
            <w:hideMark/>
          </w:tcPr>
          <w:p w14:paraId="465AF97F" w14:textId="77777777" w:rsidR="00C5063E" w:rsidRPr="005A4860" w:rsidRDefault="00C5063E" w:rsidP="003B79C3">
            <w:pPr>
              <w:spacing w:line="276" w:lineRule="auto"/>
              <w:rPr>
                <w:sz w:val="20"/>
                <w:szCs w:val="20"/>
              </w:rPr>
            </w:pPr>
            <w:r w:rsidRPr="005A4860">
              <w:rPr>
                <w:sz w:val="20"/>
                <w:szCs w:val="20"/>
              </w:rPr>
              <w:t>Ask what cannot wait</w:t>
            </w:r>
          </w:p>
        </w:tc>
        <w:tc>
          <w:tcPr>
            <w:tcW w:w="0" w:type="auto"/>
            <w:hideMark/>
          </w:tcPr>
          <w:p w14:paraId="2B22600B" w14:textId="77777777" w:rsidR="00C5063E" w:rsidRPr="005A4860" w:rsidRDefault="00C5063E" w:rsidP="003B79C3">
            <w:pPr>
              <w:spacing w:line="276" w:lineRule="auto"/>
              <w:rPr>
                <w:sz w:val="20"/>
                <w:szCs w:val="20"/>
              </w:rPr>
            </w:pPr>
            <w:r w:rsidRPr="005A4860">
              <w:rPr>
                <w:sz w:val="20"/>
                <w:szCs w:val="20"/>
              </w:rPr>
              <w:t>Waiting for perfect evidence</w:t>
            </w:r>
          </w:p>
        </w:tc>
      </w:tr>
      <w:tr w:rsidR="00C5063E" w:rsidRPr="005A4860" w14:paraId="16A1B287" w14:textId="77777777" w:rsidTr="003B79C3">
        <w:tc>
          <w:tcPr>
            <w:tcW w:w="0" w:type="auto"/>
            <w:hideMark/>
          </w:tcPr>
          <w:p w14:paraId="73CF75EE" w14:textId="77777777" w:rsidR="00C5063E" w:rsidRPr="005A4860" w:rsidRDefault="00C5063E" w:rsidP="003B79C3">
            <w:pPr>
              <w:spacing w:line="276" w:lineRule="auto"/>
              <w:rPr>
                <w:sz w:val="20"/>
                <w:szCs w:val="20"/>
              </w:rPr>
            </w:pPr>
            <w:r w:rsidRPr="005A4860">
              <w:rPr>
                <w:sz w:val="20"/>
                <w:szCs w:val="20"/>
              </w:rPr>
              <w:t>Ask what is not being prioritised</w:t>
            </w:r>
          </w:p>
        </w:tc>
        <w:tc>
          <w:tcPr>
            <w:tcW w:w="0" w:type="auto"/>
            <w:hideMark/>
          </w:tcPr>
          <w:p w14:paraId="78EC2704" w14:textId="77777777" w:rsidR="00C5063E" w:rsidRPr="005A4860" w:rsidRDefault="00C5063E" w:rsidP="003B79C3">
            <w:pPr>
              <w:spacing w:line="276" w:lineRule="auto"/>
              <w:rPr>
                <w:sz w:val="20"/>
                <w:szCs w:val="20"/>
              </w:rPr>
            </w:pPr>
            <w:r w:rsidRPr="005A4860">
              <w:rPr>
                <w:sz w:val="20"/>
                <w:szCs w:val="20"/>
              </w:rPr>
              <w:t>Pretending all actions can be funded</w:t>
            </w:r>
          </w:p>
        </w:tc>
      </w:tr>
      <w:tr w:rsidR="00C5063E" w:rsidRPr="005A4860" w14:paraId="6F93EBB3" w14:textId="77777777" w:rsidTr="003B79C3">
        <w:tc>
          <w:tcPr>
            <w:tcW w:w="0" w:type="auto"/>
            <w:hideMark/>
          </w:tcPr>
          <w:p w14:paraId="544A9213" w14:textId="77777777" w:rsidR="00C5063E" w:rsidRPr="005A4860" w:rsidRDefault="00C5063E" w:rsidP="003B79C3">
            <w:pPr>
              <w:spacing w:line="276" w:lineRule="auto"/>
              <w:rPr>
                <w:sz w:val="20"/>
                <w:szCs w:val="20"/>
              </w:rPr>
            </w:pPr>
            <w:r w:rsidRPr="005A4860">
              <w:rPr>
                <w:sz w:val="20"/>
                <w:szCs w:val="20"/>
              </w:rPr>
              <w:t>Encourage cross-group negotiation</w:t>
            </w:r>
          </w:p>
        </w:tc>
        <w:tc>
          <w:tcPr>
            <w:tcW w:w="0" w:type="auto"/>
            <w:hideMark/>
          </w:tcPr>
          <w:p w14:paraId="4BD2C31C" w14:textId="77777777" w:rsidR="00C5063E" w:rsidRPr="005A4860" w:rsidRDefault="00C5063E" w:rsidP="003B79C3">
            <w:pPr>
              <w:spacing w:line="276" w:lineRule="auto"/>
              <w:rPr>
                <w:sz w:val="20"/>
                <w:szCs w:val="20"/>
              </w:rPr>
            </w:pPr>
            <w:r w:rsidRPr="005A4860">
              <w:rPr>
                <w:sz w:val="20"/>
                <w:szCs w:val="20"/>
              </w:rPr>
              <w:t>Groups working in isolation</w:t>
            </w:r>
          </w:p>
        </w:tc>
      </w:tr>
      <w:tr w:rsidR="00C5063E" w:rsidRPr="005A4860" w14:paraId="4B7E19EC" w14:textId="77777777" w:rsidTr="003B79C3">
        <w:tc>
          <w:tcPr>
            <w:tcW w:w="0" w:type="auto"/>
            <w:hideMark/>
          </w:tcPr>
          <w:p w14:paraId="18C62CC3" w14:textId="77777777" w:rsidR="00C5063E" w:rsidRPr="005A4860" w:rsidRDefault="00C5063E" w:rsidP="003B79C3">
            <w:pPr>
              <w:spacing w:line="276" w:lineRule="auto"/>
              <w:rPr>
                <w:sz w:val="20"/>
                <w:szCs w:val="20"/>
              </w:rPr>
            </w:pPr>
            <w:r w:rsidRPr="005A4860">
              <w:rPr>
                <w:sz w:val="20"/>
                <w:szCs w:val="20"/>
              </w:rPr>
              <w:t>Keep political, economic and trust pressures visible</w:t>
            </w:r>
          </w:p>
        </w:tc>
        <w:tc>
          <w:tcPr>
            <w:tcW w:w="0" w:type="auto"/>
            <w:hideMark/>
          </w:tcPr>
          <w:p w14:paraId="05AFFCB3" w14:textId="77777777" w:rsidR="00C5063E" w:rsidRPr="005A4860" w:rsidRDefault="00C5063E" w:rsidP="003B79C3">
            <w:pPr>
              <w:spacing w:line="276" w:lineRule="auto"/>
              <w:rPr>
                <w:sz w:val="20"/>
                <w:szCs w:val="20"/>
              </w:rPr>
            </w:pPr>
            <w:r w:rsidRPr="005A4860">
              <w:rPr>
                <w:sz w:val="20"/>
                <w:szCs w:val="20"/>
              </w:rPr>
              <w:t>Treating the outbreak as a purely technical problem</w:t>
            </w:r>
          </w:p>
        </w:tc>
      </w:tr>
      <w:tr w:rsidR="00C5063E" w:rsidRPr="005A4860" w14:paraId="60EE6431" w14:textId="77777777" w:rsidTr="003B79C3">
        <w:tc>
          <w:tcPr>
            <w:tcW w:w="0" w:type="auto"/>
            <w:hideMark/>
          </w:tcPr>
          <w:p w14:paraId="3FB543BB" w14:textId="77777777" w:rsidR="00C5063E" w:rsidRPr="005A4860" w:rsidRDefault="00C5063E" w:rsidP="003B79C3">
            <w:pPr>
              <w:spacing w:line="276" w:lineRule="auto"/>
              <w:rPr>
                <w:sz w:val="20"/>
                <w:szCs w:val="20"/>
              </w:rPr>
            </w:pPr>
            <w:r w:rsidRPr="005A4860">
              <w:rPr>
                <w:sz w:val="20"/>
                <w:szCs w:val="20"/>
              </w:rPr>
              <w:t>Capture consequences clearly</w:t>
            </w:r>
          </w:p>
        </w:tc>
        <w:tc>
          <w:tcPr>
            <w:tcW w:w="0" w:type="auto"/>
            <w:hideMark/>
          </w:tcPr>
          <w:p w14:paraId="27F44456" w14:textId="77777777" w:rsidR="00C5063E" w:rsidRPr="005A4860" w:rsidRDefault="00C5063E" w:rsidP="003B79C3">
            <w:pPr>
              <w:spacing w:line="276" w:lineRule="auto"/>
              <w:rPr>
                <w:sz w:val="20"/>
                <w:szCs w:val="20"/>
              </w:rPr>
            </w:pPr>
            <w:r w:rsidRPr="005A4860">
              <w:rPr>
                <w:sz w:val="20"/>
                <w:szCs w:val="20"/>
              </w:rPr>
              <w:t>Over-explaining the dashboard</w:t>
            </w:r>
          </w:p>
        </w:tc>
      </w:tr>
    </w:tbl>
    <w:p w14:paraId="25A277AB" w14:textId="77777777" w:rsidR="003B79C3" w:rsidRDefault="003B79C3" w:rsidP="00C5063E"/>
    <w:p w14:paraId="34869A8C" w14:textId="1D7ED447" w:rsidR="00C5063E" w:rsidRPr="00C5063E" w:rsidRDefault="00C5063E" w:rsidP="005A4860">
      <w:pPr>
        <w:spacing w:after="0" w:line="276" w:lineRule="auto"/>
        <w:jc w:val="both"/>
      </w:pPr>
      <w:r w:rsidRPr="00C5063E">
        <w:t>Core facilitator questions:</w:t>
      </w:r>
    </w:p>
    <w:p w14:paraId="2AE3B22B" w14:textId="77777777" w:rsidR="00C5063E" w:rsidRPr="00C5063E" w:rsidRDefault="00C5063E" w:rsidP="005A4860">
      <w:pPr>
        <w:numPr>
          <w:ilvl w:val="0"/>
          <w:numId w:val="3"/>
        </w:numPr>
        <w:spacing w:after="0" w:line="276" w:lineRule="auto"/>
        <w:jc w:val="both"/>
      </w:pPr>
      <w:r w:rsidRPr="00C5063E">
        <w:t xml:space="preserve">What decision cannot wait? </w:t>
      </w:r>
    </w:p>
    <w:p w14:paraId="7C36F622" w14:textId="77777777" w:rsidR="00C5063E" w:rsidRPr="00C5063E" w:rsidRDefault="00C5063E" w:rsidP="005A4860">
      <w:pPr>
        <w:numPr>
          <w:ilvl w:val="0"/>
          <w:numId w:val="3"/>
        </w:numPr>
        <w:spacing w:after="0" w:line="276" w:lineRule="auto"/>
        <w:jc w:val="both"/>
      </w:pPr>
      <w:r w:rsidRPr="00C5063E">
        <w:t xml:space="preserve">Who is responsible? </w:t>
      </w:r>
    </w:p>
    <w:p w14:paraId="638D6060" w14:textId="77777777" w:rsidR="00C5063E" w:rsidRPr="00C5063E" w:rsidRDefault="00C5063E" w:rsidP="005A4860">
      <w:pPr>
        <w:numPr>
          <w:ilvl w:val="0"/>
          <w:numId w:val="3"/>
        </w:numPr>
        <w:spacing w:after="0" w:line="276" w:lineRule="auto"/>
        <w:jc w:val="both"/>
      </w:pPr>
      <w:r w:rsidRPr="00C5063E">
        <w:t xml:space="preserve">What are you choosing not to prioritise? </w:t>
      </w:r>
    </w:p>
    <w:p w14:paraId="41B71D9D" w14:textId="77777777" w:rsidR="00C5063E" w:rsidRPr="00C5063E" w:rsidRDefault="00C5063E" w:rsidP="005A4860">
      <w:pPr>
        <w:numPr>
          <w:ilvl w:val="0"/>
          <w:numId w:val="3"/>
        </w:numPr>
        <w:spacing w:after="0" w:line="276" w:lineRule="auto"/>
        <w:jc w:val="both"/>
      </w:pPr>
      <w:r w:rsidRPr="00C5063E">
        <w:t xml:space="preserve">What support do you need from another group? </w:t>
      </w:r>
    </w:p>
    <w:p w14:paraId="28F7E89A" w14:textId="77777777" w:rsidR="00C5063E" w:rsidRPr="00C5063E" w:rsidRDefault="00C5063E" w:rsidP="005A4860">
      <w:pPr>
        <w:numPr>
          <w:ilvl w:val="0"/>
          <w:numId w:val="3"/>
        </w:numPr>
        <w:spacing w:after="0" w:line="276" w:lineRule="auto"/>
        <w:jc w:val="both"/>
      </w:pPr>
      <w:r w:rsidRPr="00C5063E">
        <w:t xml:space="preserve">What is the likely consequence for trust, cases, deaths, healthcare capacity, international confidence and economic stability? </w:t>
      </w:r>
    </w:p>
    <w:p w14:paraId="49A32A3F" w14:textId="77777777" w:rsidR="00C5063E" w:rsidRPr="00C5063E" w:rsidRDefault="00C5063E" w:rsidP="005A4860">
      <w:pPr>
        <w:numPr>
          <w:ilvl w:val="0"/>
          <w:numId w:val="3"/>
        </w:numPr>
        <w:spacing w:after="0" w:line="276" w:lineRule="auto"/>
        <w:jc w:val="both"/>
      </w:pPr>
      <w:r w:rsidRPr="00C5063E">
        <w:t xml:space="preserve">What will you communicate now, and to whom? </w:t>
      </w:r>
    </w:p>
    <w:p w14:paraId="5C59567F" w14:textId="089A41C7" w:rsidR="003B79C3" w:rsidRDefault="00C5063E" w:rsidP="005A4860">
      <w:pPr>
        <w:pStyle w:val="Heading1"/>
      </w:pPr>
      <w:r w:rsidRPr="00C5063E">
        <w:lastRenderedPageBreak/>
        <w:t xml:space="preserve">7. Participant </w:t>
      </w:r>
      <w:r w:rsidR="003B79C3" w:rsidRPr="00C5063E">
        <w:t>groups</w:t>
      </w:r>
    </w:p>
    <w:p w14:paraId="1398859C" w14:textId="2CC50B56" w:rsidR="00C5063E" w:rsidRPr="00C5063E" w:rsidRDefault="00C5063E" w:rsidP="00C5063E">
      <w:r w:rsidRPr="00C5063E">
        <w:t xml:space="preserve">Participants </w:t>
      </w:r>
      <w:r w:rsidR="005A4860">
        <w:t>will</w:t>
      </w:r>
      <w:r w:rsidRPr="00C5063E">
        <w:t xml:space="preserve"> be divided into five groups.</w:t>
      </w:r>
    </w:p>
    <w:tbl>
      <w:tblPr>
        <w:tblStyle w:val="TableGrid"/>
        <w:tblW w:w="0" w:type="auto"/>
        <w:tblLook w:val="04A0" w:firstRow="1" w:lastRow="0" w:firstColumn="1" w:lastColumn="0" w:noHBand="0" w:noVBand="1"/>
      </w:tblPr>
      <w:tblGrid>
        <w:gridCol w:w="2025"/>
        <w:gridCol w:w="2842"/>
        <w:gridCol w:w="2315"/>
        <w:gridCol w:w="2168"/>
      </w:tblGrid>
      <w:tr w:rsidR="00C5063E" w:rsidRPr="005A4860" w14:paraId="0B680117" w14:textId="77777777" w:rsidTr="003B79C3">
        <w:tc>
          <w:tcPr>
            <w:tcW w:w="0" w:type="auto"/>
            <w:hideMark/>
          </w:tcPr>
          <w:p w14:paraId="5D4A7987" w14:textId="77777777" w:rsidR="00C5063E" w:rsidRPr="005A4860" w:rsidRDefault="00C5063E" w:rsidP="003B79C3">
            <w:pPr>
              <w:spacing w:line="276" w:lineRule="auto"/>
              <w:rPr>
                <w:b/>
                <w:bCs/>
                <w:sz w:val="20"/>
                <w:szCs w:val="20"/>
              </w:rPr>
            </w:pPr>
            <w:r w:rsidRPr="005A4860">
              <w:rPr>
                <w:b/>
                <w:bCs/>
                <w:sz w:val="20"/>
                <w:szCs w:val="20"/>
              </w:rPr>
              <w:t>Group</w:t>
            </w:r>
          </w:p>
        </w:tc>
        <w:tc>
          <w:tcPr>
            <w:tcW w:w="0" w:type="auto"/>
            <w:hideMark/>
          </w:tcPr>
          <w:p w14:paraId="0D25114E" w14:textId="77777777" w:rsidR="00C5063E" w:rsidRPr="005A4860" w:rsidRDefault="00C5063E" w:rsidP="003B79C3">
            <w:pPr>
              <w:spacing w:line="276" w:lineRule="auto"/>
              <w:rPr>
                <w:b/>
                <w:bCs/>
                <w:sz w:val="20"/>
                <w:szCs w:val="20"/>
              </w:rPr>
            </w:pPr>
            <w:r w:rsidRPr="005A4860">
              <w:rPr>
                <w:b/>
                <w:bCs/>
                <w:sz w:val="20"/>
                <w:szCs w:val="20"/>
              </w:rPr>
              <w:t>Represents</w:t>
            </w:r>
          </w:p>
        </w:tc>
        <w:tc>
          <w:tcPr>
            <w:tcW w:w="0" w:type="auto"/>
            <w:hideMark/>
          </w:tcPr>
          <w:p w14:paraId="621587F8" w14:textId="77777777" w:rsidR="00C5063E" w:rsidRPr="005A4860" w:rsidRDefault="00C5063E" w:rsidP="003B79C3">
            <w:pPr>
              <w:spacing w:line="276" w:lineRule="auto"/>
              <w:rPr>
                <w:b/>
                <w:bCs/>
                <w:sz w:val="20"/>
                <w:szCs w:val="20"/>
              </w:rPr>
            </w:pPr>
            <w:r w:rsidRPr="005A4860">
              <w:rPr>
                <w:b/>
                <w:bCs/>
                <w:sz w:val="20"/>
                <w:szCs w:val="20"/>
              </w:rPr>
              <w:t>Core responsibility</w:t>
            </w:r>
          </w:p>
        </w:tc>
        <w:tc>
          <w:tcPr>
            <w:tcW w:w="0" w:type="auto"/>
            <w:hideMark/>
          </w:tcPr>
          <w:p w14:paraId="6F0E1C7E" w14:textId="77777777" w:rsidR="00C5063E" w:rsidRPr="005A4860" w:rsidRDefault="00C5063E" w:rsidP="003B79C3">
            <w:pPr>
              <w:spacing w:line="276" w:lineRule="auto"/>
              <w:rPr>
                <w:b/>
                <w:bCs/>
                <w:sz w:val="20"/>
                <w:szCs w:val="20"/>
              </w:rPr>
            </w:pPr>
            <w:r w:rsidRPr="005A4860">
              <w:rPr>
                <w:b/>
                <w:bCs/>
                <w:sz w:val="20"/>
                <w:szCs w:val="20"/>
              </w:rPr>
              <w:t>Leadership challenge</w:t>
            </w:r>
          </w:p>
        </w:tc>
      </w:tr>
      <w:tr w:rsidR="00C5063E" w:rsidRPr="005A4860" w14:paraId="32CC60EA" w14:textId="77777777" w:rsidTr="003B79C3">
        <w:tc>
          <w:tcPr>
            <w:tcW w:w="0" w:type="auto"/>
            <w:hideMark/>
          </w:tcPr>
          <w:p w14:paraId="2FFE97D0" w14:textId="77777777" w:rsidR="00C5063E" w:rsidRPr="005A4860" w:rsidRDefault="00C5063E" w:rsidP="003B79C3">
            <w:pPr>
              <w:spacing w:line="276" w:lineRule="auto"/>
              <w:rPr>
                <w:sz w:val="20"/>
                <w:szCs w:val="20"/>
              </w:rPr>
            </w:pPr>
            <w:r w:rsidRPr="005A4860">
              <w:rPr>
                <w:b/>
                <w:bCs/>
                <w:sz w:val="20"/>
                <w:szCs w:val="20"/>
              </w:rPr>
              <w:t>Group 1:</w:t>
            </w:r>
            <w:r w:rsidRPr="005A4860">
              <w:rPr>
                <w:sz w:val="20"/>
                <w:szCs w:val="20"/>
              </w:rPr>
              <w:t xml:space="preserve"> WHO-WOAH-FAO response group</w:t>
            </w:r>
          </w:p>
        </w:tc>
        <w:tc>
          <w:tcPr>
            <w:tcW w:w="0" w:type="auto"/>
            <w:hideMark/>
          </w:tcPr>
          <w:p w14:paraId="5512D2D7" w14:textId="77777777" w:rsidR="00C5063E" w:rsidRPr="005A4860" w:rsidRDefault="00C5063E" w:rsidP="003B79C3">
            <w:pPr>
              <w:spacing w:line="276" w:lineRule="auto"/>
              <w:rPr>
                <w:sz w:val="20"/>
                <w:szCs w:val="20"/>
              </w:rPr>
            </w:pPr>
            <w:r w:rsidRPr="005A4860">
              <w:rPr>
                <w:sz w:val="20"/>
                <w:szCs w:val="20"/>
              </w:rPr>
              <w:t>International technical partners</w:t>
            </w:r>
          </w:p>
        </w:tc>
        <w:tc>
          <w:tcPr>
            <w:tcW w:w="0" w:type="auto"/>
            <w:hideMark/>
          </w:tcPr>
          <w:p w14:paraId="4E2F587F" w14:textId="77777777" w:rsidR="00C5063E" w:rsidRPr="005A4860" w:rsidRDefault="00C5063E" w:rsidP="003B79C3">
            <w:pPr>
              <w:spacing w:line="276" w:lineRule="auto"/>
              <w:rPr>
                <w:sz w:val="20"/>
                <w:szCs w:val="20"/>
              </w:rPr>
            </w:pPr>
            <w:r w:rsidRPr="005A4860">
              <w:rPr>
                <w:sz w:val="20"/>
                <w:szCs w:val="20"/>
              </w:rPr>
              <w:t>Technical guidance, reporting, risk assessment and equity</w:t>
            </w:r>
          </w:p>
        </w:tc>
        <w:tc>
          <w:tcPr>
            <w:tcW w:w="0" w:type="auto"/>
            <w:hideMark/>
          </w:tcPr>
          <w:p w14:paraId="0962EA8A" w14:textId="77777777" w:rsidR="00C5063E" w:rsidRPr="005A4860" w:rsidRDefault="00C5063E" w:rsidP="003B79C3">
            <w:pPr>
              <w:spacing w:line="276" w:lineRule="auto"/>
              <w:rPr>
                <w:sz w:val="20"/>
                <w:szCs w:val="20"/>
              </w:rPr>
            </w:pPr>
            <w:r w:rsidRPr="005A4860">
              <w:rPr>
                <w:sz w:val="20"/>
                <w:szCs w:val="20"/>
              </w:rPr>
              <w:t>How can international actors support Kajini without undermining national ownership?</w:t>
            </w:r>
          </w:p>
        </w:tc>
      </w:tr>
      <w:tr w:rsidR="00C5063E" w:rsidRPr="005A4860" w14:paraId="1F6153DF" w14:textId="77777777" w:rsidTr="003B79C3">
        <w:tc>
          <w:tcPr>
            <w:tcW w:w="0" w:type="auto"/>
            <w:hideMark/>
          </w:tcPr>
          <w:p w14:paraId="65AEADFF" w14:textId="77777777" w:rsidR="00C5063E" w:rsidRPr="005A4860" w:rsidRDefault="00C5063E" w:rsidP="003B79C3">
            <w:pPr>
              <w:spacing w:line="276" w:lineRule="auto"/>
              <w:rPr>
                <w:sz w:val="20"/>
                <w:szCs w:val="20"/>
              </w:rPr>
            </w:pPr>
            <w:r w:rsidRPr="005A4860">
              <w:rPr>
                <w:b/>
                <w:bCs/>
                <w:sz w:val="20"/>
                <w:szCs w:val="20"/>
              </w:rPr>
              <w:t>Group 2:</w:t>
            </w:r>
            <w:r w:rsidRPr="005A4860">
              <w:rPr>
                <w:sz w:val="20"/>
                <w:szCs w:val="20"/>
              </w:rPr>
              <w:t xml:space="preserve"> RCCE and community group</w:t>
            </w:r>
          </w:p>
        </w:tc>
        <w:tc>
          <w:tcPr>
            <w:tcW w:w="0" w:type="auto"/>
            <w:hideMark/>
          </w:tcPr>
          <w:p w14:paraId="79560A4B" w14:textId="77777777" w:rsidR="00C5063E" w:rsidRPr="005A4860" w:rsidRDefault="00C5063E" w:rsidP="003B79C3">
            <w:pPr>
              <w:spacing w:line="276" w:lineRule="auto"/>
              <w:rPr>
                <w:sz w:val="20"/>
                <w:szCs w:val="20"/>
              </w:rPr>
            </w:pPr>
            <w:r w:rsidRPr="005A4860">
              <w:rPr>
                <w:sz w:val="20"/>
                <w:szCs w:val="20"/>
              </w:rPr>
              <w:t>Farmers, community leaders, village representatives and RCCE specialists</w:t>
            </w:r>
          </w:p>
        </w:tc>
        <w:tc>
          <w:tcPr>
            <w:tcW w:w="0" w:type="auto"/>
            <w:hideMark/>
          </w:tcPr>
          <w:p w14:paraId="74D5C658" w14:textId="77777777" w:rsidR="00C5063E" w:rsidRPr="005A4860" w:rsidRDefault="00C5063E" w:rsidP="003B79C3">
            <w:pPr>
              <w:spacing w:line="276" w:lineRule="auto"/>
              <w:rPr>
                <w:sz w:val="20"/>
                <w:szCs w:val="20"/>
              </w:rPr>
            </w:pPr>
            <w:r w:rsidRPr="005A4860">
              <w:rPr>
                <w:sz w:val="20"/>
                <w:szCs w:val="20"/>
              </w:rPr>
              <w:t>Trust, rumours, farmer concerns and community feedback</w:t>
            </w:r>
          </w:p>
        </w:tc>
        <w:tc>
          <w:tcPr>
            <w:tcW w:w="0" w:type="auto"/>
            <w:hideMark/>
          </w:tcPr>
          <w:p w14:paraId="48271BC6" w14:textId="77777777" w:rsidR="00C5063E" w:rsidRPr="005A4860" w:rsidRDefault="00C5063E" w:rsidP="003B79C3">
            <w:pPr>
              <w:spacing w:line="276" w:lineRule="auto"/>
              <w:rPr>
                <w:sz w:val="20"/>
                <w:szCs w:val="20"/>
              </w:rPr>
            </w:pPr>
            <w:r w:rsidRPr="005A4860">
              <w:rPr>
                <w:sz w:val="20"/>
                <w:szCs w:val="20"/>
              </w:rPr>
              <w:t>How do leaders build trust when trust is fragile?</w:t>
            </w:r>
          </w:p>
        </w:tc>
      </w:tr>
      <w:tr w:rsidR="00C5063E" w:rsidRPr="005A4860" w14:paraId="11196266" w14:textId="77777777" w:rsidTr="003B79C3">
        <w:tc>
          <w:tcPr>
            <w:tcW w:w="0" w:type="auto"/>
            <w:hideMark/>
          </w:tcPr>
          <w:p w14:paraId="73DB5CCA" w14:textId="77777777" w:rsidR="00C5063E" w:rsidRPr="005A4860" w:rsidRDefault="00C5063E" w:rsidP="003B79C3">
            <w:pPr>
              <w:spacing w:line="276" w:lineRule="auto"/>
              <w:rPr>
                <w:sz w:val="20"/>
                <w:szCs w:val="20"/>
              </w:rPr>
            </w:pPr>
            <w:r w:rsidRPr="005A4860">
              <w:rPr>
                <w:b/>
                <w:bCs/>
                <w:sz w:val="20"/>
                <w:szCs w:val="20"/>
              </w:rPr>
              <w:t>Group 3:</w:t>
            </w:r>
            <w:r w:rsidRPr="005A4860">
              <w:rPr>
                <w:sz w:val="20"/>
                <w:szCs w:val="20"/>
              </w:rPr>
              <w:t xml:space="preserve"> Central Kajini government, public health and laboratory group</w:t>
            </w:r>
          </w:p>
        </w:tc>
        <w:tc>
          <w:tcPr>
            <w:tcW w:w="0" w:type="auto"/>
            <w:hideMark/>
          </w:tcPr>
          <w:p w14:paraId="418395DD" w14:textId="77777777" w:rsidR="00C5063E" w:rsidRPr="005A4860" w:rsidRDefault="00C5063E" w:rsidP="003B79C3">
            <w:pPr>
              <w:spacing w:line="276" w:lineRule="auto"/>
              <w:rPr>
                <w:sz w:val="20"/>
                <w:szCs w:val="20"/>
              </w:rPr>
            </w:pPr>
            <w:r w:rsidRPr="005A4860">
              <w:rPr>
                <w:sz w:val="20"/>
                <w:szCs w:val="20"/>
              </w:rPr>
              <w:t>Prime Minister’s Office, Ministry of Health, Ministry of Agriculture, National Public Health Institute and National Laboratory</w:t>
            </w:r>
          </w:p>
        </w:tc>
        <w:tc>
          <w:tcPr>
            <w:tcW w:w="0" w:type="auto"/>
            <w:hideMark/>
          </w:tcPr>
          <w:p w14:paraId="70190916" w14:textId="77777777" w:rsidR="00C5063E" w:rsidRPr="005A4860" w:rsidRDefault="00C5063E" w:rsidP="003B79C3">
            <w:pPr>
              <w:spacing w:line="276" w:lineRule="auto"/>
              <w:rPr>
                <w:sz w:val="20"/>
                <w:szCs w:val="20"/>
              </w:rPr>
            </w:pPr>
            <w:r w:rsidRPr="005A4860">
              <w:rPr>
                <w:sz w:val="20"/>
                <w:szCs w:val="20"/>
              </w:rPr>
              <w:t>National decisions, surveillance, laboratory coordination and resource mobilisation</w:t>
            </w:r>
          </w:p>
        </w:tc>
        <w:tc>
          <w:tcPr>
            <w:tcW w:w="0" w:type="auto"/>
            <w:hideMark/>
          </w:tcPr>
          <w:p w14:paraId="0B7E8DFA" w14:textId="77777777" w:rsidR="00C5063E" w:rsidRPr="005A4860" w:rsidRDefault="00C5063E" w:rsidP="003B79C3">
            <w:pPr>
              <w:spacing w:line="276" w:lineRule="auto"/>
              <w:rPr>
                <w:sz w:val="20"/>
                <w:szCs w:val="20"/>
              </w:rPr>
            </w:pPr>
            <w:r w:rsidRPr="005A4860">
              <w:rPr>
                <w:sz w:val="20"/>
                <w:szCs w:val="20"/>
              </w:rPr>
              <w:t>How should leaders balance health, economy, politics and uncertainty?</w:t>
            </w:r>
          </w:p>
        </w:tc>
      </w:tr>
      <w:tr w:rsidR="00C5063E" w:rsidRPr="005A4860" w14:paraId="3BA58F7D" w14:textId="77777777" w:rsidTr="003B79C3">
        <w:tc>
          <w:tcPr>
            <w:tcW w:w="0" w:type="auto"/>
            <w:hideMark/>
          </w:tcPr>
          <w:p w14:paraId="15E0ADD6" w14:textId="77777777" w:rsidR="00C5063E" w:rsidRPr="005A4860" w:rsidRDefault="00C5063E" w:rsidP="003B79C3">
            <w:pPr>
              <w:spacing w:line="276" w:lineRule="auto"/>
              <w:rPr>
                <w:sz w:val="20"/>
                <w:szCs w:val="20"/>
              </w:rPr>
            </w:pPr>
            <w:r w:rsidRPr="005A4860">
              <w:rPr>
                <w:b/>
                <w:bCs/>
                <w:sz w:val="20"/>
                <w:szCs w:val="20"/>
              </w:rPr>
              <w:t>Group 4:</w:t>
            </w:r>
            <w:r w:rsidRPr="005A4860">
              <w:rPr>
                <w:sz w:val="20"/>
                <w:szCs w:val="20"/>
              </w:rPr>
              <w:t xml:space="preserve"> Health service and clinical research group</w:t>
            </w:r>
          </w:p>
        </w:tc>
        <w:tc>
          <w:tcPr>
            <w:tcW w:w="0" w:type="auto"/>
            <w:hideMark/>
          </w:tcPr>
          <w:p w14:paraId="6779A8DB" w14:textId="77777777" w:rsidR="00C5063E" w:rsidRPr="005A4860" w:rsidRDefault="00C5063E" w:rsidP="003B79C3">
            <w:pPr>
              <w:spacing w:line="276" w:lineRule="auto"/>
              <w:rPr>
                <w:sz w:val="20"/>
                <w:szCs w:val="20"/>
              </w:rPr>
            </w:pPr>
            <w:r w:rsidRPr="005A4860">
              <w:rPr>
                <w:sz w:val="20"/>
                <w:szCs w:val="20"/>
              </w:rPr>
              <w:t>Hospitals, clinicians, healthcare workers, researchers and epidemiologists</w:t>
            </w:r>
          </w:p>
        </w:tc>
        <w:tc>
          <w:tcPr>
            <w:tcW w:w="0" w:type="auto"/>
            <w:hideMark/>
          </w:tcPr>
          <w:p w14:paraId="414FC9A7" w14:textId="77777777" w:rsidR="00C5063E" w:rsidRPr="005A4860" w:rsidRDefault="00C5063E" w:rsidP="003B79C3">
            <w:pPr>
              <w:spacing w:line="276" w:lineRule="auto"/>
              <w:rPr>
                <w:sz w:val="20"/>
                <w:szCs w:val="20"/>
              </w:rPr>
            </w:pPr>
            <w:r w:rsidRPr="005A4860">
              <w:rPr>
                <w:sz w:val="20"/>
                <w:szCs w:val="20"/>
              </w:rPr>
              <w:t>Clinical care, IPC, healthcare worker safety, data and research</w:t>
            </w:r>
          </w:p>
        </w:tc>
        <w:tc>
          <w:tcPr>
            <w:tcW w:w="0" w:type="auto"/>
            <w:hideMark/>
          </w:tcPr>
          <w:p w14:paraId="2CF7DB51" w14:textId="77777777" w:rsidR="00C5063E" w:rsidRPr="005A4860" w:rsidRDefault="00C5063E" w:rsidP="003B79C3">
            <w:pPr>
              <w:spacing w:line="276" w:lineRule="auto"/>
              <w:rPr>
                <w:sz w:val="20"/>
                <w:szCs w:val="20"/>
              </w:rPr>
            </w:pPr>
            <w:r w:rsidRPr="005A4860">
              <w:rPr>
                <w:sz w:val="20"/>
                <w:szCs w:val="20"/>
              </w:rPr>
              <w:t>How can infections be minimised and lives saved while evidence is still emerging?</w:t>
            </w:r>
          </w:p>
        </w:tc>
      </w:tr>
      <w:tr w:rsidR="00C5063E" w:rsidRPr="005A4860" w14:paraId="6C05FCEF" w14:textId="77777777" w:rsidTr="003B79C3">
        <w:tc>
          <w:tcPr>
            <w:tcW w:w="0" w:type="auto"/>
            <w:hideMark/>
          </w:tcPr>
          <w:p w14:paraId="597E78D0" w14:textId="547EBF00" w:rsidR="00C5063E" w:rsidRPr="005A4860" w:rsidRDefault="00C5063E" w:rsidP="003B79C3">
            <w:pPr>
              <w:spacing w:line="276" w:lineRule="auto"/>
              <w:rPr>
                <w:sz w:val="20"/>
                <w:szCs w:val="20"/>
              </w:rPr>
            </w:pPr>
            <w:r w:rsidRPr="005A4860">
              <w:rPr>
                <w:b/>
                <w:bCs/>
                <w:sz w:val="20"/>
                <w:szCs w:val="20"/>
              </w:rPr>
              <w:t>Group 5:</w:t>
            </w:r>
            <w:r w:rsidRPr="005A4860">
              <w:rPr>
                <w:sz w:val="20"/>
                <w:szCs w:val="20"/>
              </w:rPr>
              <w:t xml:space="preserve"> Media </w:t>
            </w:r>
          </w:p>
        </w:tc>
        <w:tc>
          <w:tcPr>
            <w:tcW w:w="0" w:type="auto"/>
            <w:hideMark/>
          </w:tcPr>
          <w:p w14:paraId="63EDAB90" w14:textId="77777777" w:rsidR="00C5063E" w:rsidRPr="005A4860" w:rsidRDefault="00C5063E" w:rsidP="003B79C3">
            <w:pPr>
              <w:spacing w:line="276" w:lineRule="auto"/>
              <w:rPr>
                <w:sz w:val="20"/>
                <w:szCs w:val="20"/>
              </w:rPr>
            </w:pPr>
            <w:r w:rsidRPr="005A4860">
              <w:rPr>
                <w:sz w:val="20"/>
                <w:szCs w:val="20"/>
              </w:rPr>
              <w:t>Journalists, social media actors, public commentators and external observers</w:t>
            </w:r>
          </w:p>
        </w:tc>
        <w:tc>
          <w:tcPr>
            <w:tcW w:w="0" w:type="auto"/>
            <w:hideMark/>
          </w:tcPr>
          <w:p w14:paraId="2FDB91A6" w14:textId="77777777" w:rsidR="00C5063E" w:rsidRPr="005A4860" w:rsidRDefault="00C5063E" w:rsidP="003B79C3">
            <w:pPr>
              <w:spacing w:line="276" w:lineRule="auto"/>
              <w:rPr>
                <w:sz w:val="20"/>
                <w:szCs w:val="20"/>
              </w:rPr>
            </w:pPr>
            <w:r w:rsidRPr="005A4860">
              <w:rPr>
                <w:sz w:val="20"/>
                <w:szCs w:val="20"/>
              </w:rPr>
              <w:t>Media pressure, public questioning and conflicting claims</w:t>
            </w:r>
          </w:p>
        </w:tc>
        <w:tc>
          <w:tcPr>
            <w:tcW w:w="0" w:type="auto"/>
            <w:hideMark/>
          </w:tcPr>
          <w:p w14:paraId="156F5B15" w14:textId="77777777" w:rsidR="00C5063E" w:rsidRPr="005A4860" w:rsidRDefault="00C5063E" w:rsidP="003B79C3">
            <w:pPr>
              <w:spacing w:line="276" w:lineRule="auto"/>
              <w:rPr>
                <w:sz w:val="20"/>
                <w:szCs w:val="20"/>
              </w:rPr>
            </w:pPr>
            <w:r w:rsidRPr="005A4860">
              <w:rPr>
                <w:sz w:val="20"/>
                <w:szCs w:val="20"/>
              </w:rPr>
              <w:t>How do leaders respond when public narratives challenge official evidence?</w:t>
            </w:r>
          </w:p>
        </w:tc>
      </w:tr>
    </w:tbl>
    <w:p w14:paraId="2D0CBF72" w14:textId="77777777" w:rsidR="003B79C3" w:rsidRDefault="003B79C3" w:rsidP="00C5063E">
      <w:pPr>
        <w:rPr>
          <w:b/>
          <w:bCs/>
        </w:rPr>
      </w:pPr>
    </w:p>
    <w:p w14:paraId="3CC54187" w14:textId="43E115C3" w:rsidR="00C5063E" w:rsidRPr="00C5063E" w:rsidRDefault="00C5063E" w:rsidP="003B79C3">
      <w:pPr>
        <w:pStyle w:val="Heading1"/>
      </w:pPr>
      <w:r w:rsidRPr="00C5063E">
        <w:t>8. Agenda</w:t>
      </w:r>
    </w:p>
    <w:tbl>
      <w:tblPr>
        <w:tblStyle w:val="TableGrid"/>
        <w:tblW w:w="0" w:type="auto"/>
        <w:tblLook w:val="04A0" w:firstRow="1" w:lastRow="0" w:firstColumn="1" w:lastColumn="0" w:noHBand="0" w:noVBand="1"/>
      </w:tblPr>
      <w:tblGrid>
        <w:gridCol w:w="927"/>
        <w:gridCol w:w="2799"/>
        <w:gridCol w:w="3710"/>
        <w:gridCol w:w="1914"/>
      </w:tblGrid>
      <w:tr w:rsidR="00C5063E" w:rsidRPr="005A4860" w14:paraId="241921C1" w14:textId="77777777" w:rsidTr="003B79C3">
        <w:tc>
          <w:tcPr>
            <w:tcW w:w="0" w:type="auto"/>
            <w:hideMark/>
          </w:tcPr>
          <w:p w14:paraId="766FB6AD" w14:textId="77777777" w:rsidR="00C5063E" w:rsidRPr="005A4860" w:rsidRDefault="00C5063E" w:rsidP="003B79C3">
            <w:pPr>
              <w:spacing w:line="276" w:lineRule="auto"/>
              <w:rPr>
                <w:b/>
                <w:bCs/>
                <w:sz w:val="20"/>
                <w:szCs w:val="20"/>
              </w:rPr>
            </w:pPr>
            <w:r w:rsidRPr="005A4860">
              <w:rPr>
                <w:b/>
                <w:bCs/>
                <w:sz w:val="20"/>
                <w:szCs w:val="20"/>
              </w:rPr>
              <w:t>Time</w:t>
            </w:r>
          </w:p>
        </w:tc>
        <w:tc>
          <w:tcPr>
            <w:tcW w:w="0" w:type="auto"/>
            <w:hideMark/>
          </w:tcPr>
          <w:p w14:paraId="36BFF47F" w14:textId="77777777" w:rsidR="00C5063E" w:rsidRPr="005A4860" w:rsidRDefault="00C5063E" w:rsidP="003B79C3">
            <w:pPr>
              <w:spacing w:line="276" w:lineRule="auto"/>
              <w:rPr>
                <w:b/>
                <w:bCs/>
                <w:sz w:val="20"/>
                <w:szCs w:val="20"/>
              </w:rPr>
            </w:pPr>
            <w:r w:rsidRPr="005A4860">
              <w:rPr>
                <w:b/>
                <w:bCs/>
                <w:sz w:val="20"/>
                <w:szCs w:val="20"/>
              </w:rPr>
              <w:t>Session</w:t>
            </w:r>
          </w:p>
        </w:tc>
        <w:tc>
          <w:tcPr>
            <w:tcW w:w="0" w:type="auto"/>
            <w:hideMark/>
          </w:tcPr>
          <w:p w14:paraId="7D138A78" w14:textId="77777777" w:rsidR="00C5063E" w:rsidRPr="005A4860" w:rsidRDefault="00C5063E" w:rsidP="003B79C3">
            <w:pPr>
              <w:spacing w:line="276" w:lineRule="auto"/>
              <w:rPr>
                <w:b/>
                <w:bCs/>
                <w:sz w:val="20"/>
                <w:szCs w:val="20"/>
              </w:rPr>
            </w:pPr>
            <w:r w:rsidRPr="005A4860">
              <w:rPr>
                <w:b/>
                <w:bCs/>
                <w:sz w:val="20"/>
                <w:szCs w:val="20"/>
              </w:rPr>
              <w:t>Purpose</w:t>
            </w:r>
          </w:p>
        </w:tc>
        <w:tc>
          <w:tcPr>
            <w:tcW w:w="0" w:type="auto"/>
            <w:hideMark/>
          </w:tcPr>
          <w:p w14:paraId="71B411BB" w14:textId="77777777" w:rsidR="00C5063E" w:rsidRPr="005A4860" w:rsidRDefault="00C5063E" w:rsidP="003B79C3">
            <w:pPr>
              <w:spacing w:line="276" w:lineRule="auto"/>
              <w:rPr>
                <w:b/>
                <w:bCs/>
                <w:sz w:val="20"/>
                <w:szCs w:val="20"/>
              </w:rPr>
            </w:pPr>
            <w:r w:rsidRPr="005A4860">
              <w:rPr>
                <w:b/>
                <w:bCs/>
                <w:sz w:val="20"/>
                <w:szCs w:val="20"/>
              </w:rPr>
              <w:t>Lead</w:t>
            </w:r>
          </w:p>
        </w:tc>
      </w:tr>
      <w:tr w:rsidR="00C5063E" w:rsidRPr="005A4860" w14:paraId="3589096A" w14:textId="77777777" w:rsidTr="003B79C3">
        <w:tc>
          <w:tcPr>
            <w:tcW w:w="0" w:type="auto"/>
            <w:hideMark/>
          </w:tcPr>
          <w:p w14:paraId="7330B576" w14:textId="77777777" w:rsidR="00C5063E" w:rsidRPr="005A4860" w:rsidRDefault="00C5063E" w:rsidP="003B79C3">
            <w:pPr>
              <w:spacing w:line="276" w:lineRule="auto"/>
              <w:rPr>
                <w:sz w:val="20"/>
                <w:szCs w:val="20"/>
              </w:rPr>
            </w:pPr>
            <w:r w:rsidRPr="005A4860">
              <w:rPr>
                <w:sz w:val="20"/>
                <w:szCs w:val="20"/>
              </w:rPr>
              <w:t>08:30-09:00</w:t>
            </w:r>
          </w:p>
        </w:tc>
        <w:tc>
          <w:tcPr>
            <w:tcW w:w="0" w:type="auto"/>
            <w:hideMark/>
          </w:tcPr>
          <w:p w14:paraId="2EAE7398" w14:textId="77777777" w:rsidR="00C5063E" w:rsidRPr="005A4860" w:rsidRDefault="00C5063E" w:rsidP="003B79C3">
            <w:pPr>
              <w:spacing w:line="276" w:lineRule="auto"/>
              <w:rPr>
                <w:sz w:val="20"/>
                <w:szCs w:val="20"/>
              </w:rPr>
            </w:pPr>
            <w:r w:rsidRPr="005A4860">
              <w:rPr>
                <w:sz w:val="20"/>
                <w:szCs w:val="20"/>
              </w:rPr>
              <w:t>Facilitator arrival and room set-up</w:t>
            </w:r>
          </w:p>
        </w:tc>
        <w:tc>
          <w:tcPr>
            <w:tcW w:w="0" w:type="auto"/>
            <w:hideMark/>
          </w:tcPr>
          <w:p w14:paraId="75954E48" w14:textId="77777777" w:rsidR="00C5063E" w:rsidRPr="005A4860" w:rsidRDefault="00C5063E" w:rsidP="003B79C3">
            <w:pPr>
              <w:spacing w:line="276" w:lineRule="auto"/>
              <w:rPr>
                <w:sz w:val="20"/>
                <w:szCs w:val="20"/>
              </w:rPr>
            </w:pPr>
            <w:r w:rsidRPr="005A4860">
              <w:rPr>
                <w:sz w:val="20"/>
                <w:szCs w:val="20"/>
              </w:rPr>
              <w:t>Check room layout, group tables, printed materials, slides and dashboard</w:t>
            </w:r>
          </w:p>
        </w:tc>
        <w:tc>
          <w:tcPr>
            <w:tcW w:w="0" w:type="auto"/>
            <w:hideMark/>
          </w:tcPr>
          <w:p w14:paraId="7BE9059B" w14:textId="77777777" w:rsidR="00C5063E" w:rsidRPr="005A4860" w:rsidRDefault="00C5063E" w:rsidP="003B79C3">
            <w:pPr>
              <w:spacing w:line="276" w:lineRule="auto"/>
              <w:rPr>
                <w:sz w:val="20"/>
                <w:szCs w:val="20"/>
              </w:rPr>
            </w:pPr>
            <w:r w:rsidRPr="005A4860">
              <w:rPr>
                <w:sz w:val="20"/>
                <w:szCs w:val="20"/>
              </w:rPr>
              <w:t>PSI/facilitators</w:t>
            </w:r>
          </w:p>
        </w:tc>
      </w:tr>
      <w:tr w:rsidR="00C5063E" w:rsidRPr="005A4860" w14:paraId="432B5745" w14:textId="77777777" w:rsidTr="003B79C3">
        <w:tc>
          <w:tcPr>
            <w:tcW w:w="0" w:type="auto"/>
            <w:hideMark/>
          </w:tcPr>
          <w:p w14:paraId="653AF5F5" w14:textId="77777777" w:rsidR="00C5063E" w:rsidRPr="005A4860" w:rsidRDefault="00C5063E" w:rsidP="003B79C3">
            <w:pPr>
              <w:spacing w:line="276" w:lineRule="auto"/>
              <w:rPr>
                <w:sz w:val="20"/>
                <w:szCs w:val="20"/>
              </w:rPr>
            </w:pPr>
            <w:r w:rsidRPr="005A4860">
              <w:rPr>
                <w:sz w:val="20"/>
                <w:szCs w:val="20"/>
              </w:rPr>
              <w:t>09:00-09:30</w:t>
            </w:r>
          </w:p>
        </w:tc>
        <w:tc>
          <w:tcPr>
            <w:tcW w:w="0" w:type="auto"/>
            <w:hideMark/>
          </w:tcPr>
          <w:p w14:paraId="21FA98AA" w14:textId="77777777" w:rsidR="00C5063E" w:rsidRPr="005A4860" w:rsidRDefault="00C5063E" w:rsidP="003B79C3">
            <w:pPr>
              <w:spacing w:line="276" w:lineRule="auto"/>
              <w:rPr>
                <w:sz w:val="20"/>
                <w:szCs w:val="20"/>
              </w:rPr>
            </w:pPr>
            <w:r w:rsidRPr="005A4860">
              <w:rPr>
                <w:sz w:val="20"/>
                <w:szCs w:val="20"/>
              </w:rPr>
              <w:t>Participant registration and seating</w:t>
            </w:r>
          </w:p>
        </w:tc>
        <w:tc>
          <w:tcPr>
            <w:tcW w:w="0" w:type="auto"/>
            <w:hideMark/>
          </w:tcPr>
          <w:p w14:paraId="25BF7160" w14:textId="77777777" w:rsidR="00C5063E" w:rsidRPr="005A4860" w:rsidRDefault="00C5063E" w:rsidP="003B79C3">
            <w:pPr>
              <w:spacing w:line="276" w:lineRule="auto"/>
              <w:rPr>
                <w:sz w:val="20"/>
                <w:szCs w:val="20"/>
              </w:rPr>
            </w:pPr>
            <w:r w:rsidRPr="005A4860">
              <w:rPr>
                <w:sz w:val="20"/>
                <w:szCs w:val="20"/>
              </w:rPr>
              <w:t>Seat participants in groups; distribute packs, role briefs, OODA-VUCA worksheets and decision cards</w:t>
            </w:r>
          </w:p>
        </w:tc>
        <w:tc>
          <w:tcPr>
            <w:tcW w:w="0" w:type="auto"/>
            <w:hideMark/>
          </w:tcPr>
          <w:p w14:paraId="3C6D2B85" w14:textId="77777777" w:rsidR="00C5063E" w:rsidRPr="005A4860" w:rsidRDefault="00C5063E" w:rsidP="003B79C3">
            <w:pPr>
              <w:spacing w:line="276" w:lineRule="auto"/>
              <w:rPr>
                <w:sz w:val="20"/>
                <w:szCs w:val="20"/>
              </w:rPr>
            </w:pPr>
            <w:r w:rsidRPr="005A4860">
              <w:rPr>
                <w:sz w:val="20"/>
                <w:szCs w:val="20"/>
              </w:rPr>
              <w:t>PSI/facilitators</w:t>
            </w:r>
          </w:p>
        </w:tc>
      </w:tr>
      <w:tr w:rsidR="00C5063E" w:rsidRPr="005A4860" w14:paraId="2B12D6C3" w14:textId="77777777" w:rsidTr="003B79C3">
        <w:tc>
          <w:tcPr>
            <w:tcW w:w="0" w:type="auto"/>
            <w:hideMark/>
          </w:tcPr>
          <w:p w14:paraId="70BFD69E" w14:textId="77777777" w:rsidR="00C5063E" w:rsidRPr="005A4860" w:rsidRDefault="00C5063E" w:rsidP="003B79C3">
            <w:pPr>
              <w:spacing w:line="276" w:lineRule="auto"/>
              <w:rPr>
                <w:sz w:val="20"/>
                <w:szCs w:val="20"/>
              </w:rPr>
            </w:pPr>
            <w:r w:rsidRPr="005A4860">
              <w:rPr>
                <w:sz w:val="20"/>
                <w:szCs w:val="20"/>
              </w:rPr>
              <w:t>09:30-09:40</w:t>
            </w:r>
          </w:p>
        </w:tc>
        <w:tc>
          <w:tcPr>
            <w:tcW w:w="0" w:type="auto"/>
            <w:hideMark/>
          </w:tcPr>
          <w:p w14:paraId="0A996277" w14:textId="77777777" w:rsidR="00C5063E" w:rsidRPr="005A4860" w:rsidRDefault="00C5063E" w:rsidP="003B79C3">
            <w:pPr>
              <w:spacing w:line="276" w:lineRule="auto"/>
              <w:rPr>
                <w:sz w:val="20"/>
                <w:szCs w:val="20"/>
              </w:rPr>
            </w:pPr>
            <w:r w:rsidRPr="005A4860">
              <w:rPr>
                <w:sz w:val="20"/>
                <w:szCs w:val="20"/>
              </w:rPr>
              <w:t>Welcome and exercise briefing</w:t>
            </w:r>
          </w:p>
        </w:tc>
        <w:tc>
          <w:tcPr>
            <w:tcW w:w="0" w:type="auto"/>
            <w:hideMark/>
          </w:tcPr>
          <w:p w14:paraId="39631478" w14:textId="77777777" w:rsidR="00C5063E" w:rsidRPr="005A4860" w:rsidRDefault="00C5063E" w:rsidP="003B79C3">
            <w:pPr>
              <w:spacing w:line="276" w:lineRule="auto"/>
              <w:rPr>
                <w:sz w:val="20"/>
                <w:szCs w:val="20"/>
              </w:rPr>
            </w:pPr>
            <w:r w:rsidRPr="005A4860">
              <w:rPr>
                <w:sz w:val="20"/>
                <w:szCs w:val="20"/>
              </w:rPr>
              <w:t>Introduce purpose, rules, groups, OODA-VUCA approach and decision-card process</w:t>
            </w:r>
          </w:p>
        </w:tc>
        <w:tc>
          <w:tcPr>
            <w:tcW w:w="0" w:type="auto"/>
            <w:hideMark/>
          </w:tcPr>
          <w:p w14:paraId="29152400" w14:textId="77777777" w:rsidR="00C5063E" w:rsidRPr="005A4860" w:rsidRDefault="00C5063E" w:rsidP="003B79C3">
            <w:pPr>
              <w:spacing w:line="276" w:lineRule="auto"/>
              <w:rPr>
                <w:sz w:val="20"/>
                <w:szCs w:val="20"/>
              </w:rPr>
            </w:pPr>
            <w:r w:rsidRPr="005A4860">
              <w:rPr>
                <w:sz w:val="20"/>
                <w:szCs w:val="20"/>
              </w:rPr>
              <w:t>Gail/Kelly</w:t>
            </w:r>
          </w:p>
        </w:tc>
      </w:tr>
      <w:tr w:rsidR="00C5063E" w:rsidRPr="005A4860" w14:paraId="48A589DD" w14:textId="77777777" w:rsidTr="003B79C3">
        <w:tc>
          <w:tcPr>
            <w:tcW w:w="0" w:type="auto"/>
            <w:hideMark/>
          </w:tcPr>
          <w:p w14:paraId="0CC5CA9D" w14:textId="77777777" w:rsidR="00C5063E" w:rsidRPr="005A4860" w:rsidRDefault="00C5063E" w:rsidP="003B79C3">
            <w:pPr>
              <w:spacing w:line="276" w:lineRule="auto"/>
              <w:rPr>
                <w:sz w:val="20"/>
                <w:szCs w:val="20"/>
              </w:rPr>
            </w:pPr>
            <w:r w:rsidRPr="005A4860">
              <w:rPr>
                <w:sz w:val="20"/>
                <w:szCs w:val="20"/>
              </w:rPr>
              <w:t>09:40-10:15</w:t>
            </w:r>
          </w:p>
        </w:tc>
        <w:tc>
          <w:tcPr>
            <w:tcW w:w="0" w:type="auto"/>
            <w:hideMark/>
          </w:tcPr>
          <w:p w14:paraId="1AFA9F5C" w14:textId="5EA9B8F8" w:rsidR="00C5063E" w:rsidRPr="005A4860" w:rsidRDefault="00C5063E" w:rsidP="003B79C3">
            <w:pPr>
              <w:spacing w:line="276" w:lineRule="auto"/>
              <w:rPr>
                <w:sz w:val="20"/>
                <w:szCs w:val="20"/>
              </w:rPr>
            </w:pPr>
            <w:r w:rsidRPr="005A4860">
              <w:rPr>
                <w:sz w:val="20"/>
                <w:szCs w:val="20"/>
              </w:rPr>
              <w:t xml:space="preserve">Session 1: The </w:t>
            </w:r>
            <w:r w:rsidR="00DB4843" w:rsidRPr="005A4860">
              <w:rPr>
                <w:sz w:val="20"/>
                <w:szCs w:val="20"/>
              </w:rPr>
              <w:t>signal</w:t>
            </w:r>
          </w:p>
        </w:tc>
        <w:tc>
          <w:tcPr>
            <w:tcW w:w="0" w:type="auto"/>
            <w:hideMark/>
          </w:tcPr>
          <w:p w14:paraId="1BC05A5A" w14:textId="1E50AC6C" w:rsidR="00C5063E" w:rsidRPr="005A4860" w:rsidRDefault="00C5063E" w:rsidP="003B79C3">
            <w:pPr>
              <w:spacing w:line="276" w:lineRule="auto"/>
              <w:rPr>
                <w:sz w:val="20"/>
                <w:szCs w:val="20"/>
              </w:rPr>
            </w:pPr>
            <w:r w:rsidRPr="005A4860">
              <w:rPr>
                <w:sz w:val="20"/>
                <w:szCs w:val="20"/>
              </w:rPr>
              <w:t xml:space="preserve">Make early decisions before </w:t>
            </w:r>
            <w:r w:rsidR="005A4860">
              <w:rPr>
                <w:sz w:val="20"/>
                <w:szCs w:val="20"/>
              </w:rPr>
              <w:t xml:space="preserve">the </w:t>
            </w:r>
            <w:r w:rsidRPr="005A4860">
              <w:rPr>
                <w:sz w:val="20"/>
                <w:szCs w:val="20"/>
              </w:rPr>
              <w:t>diagnosis is known</w:t>
            </w:r>
          </w:p>
        </w:tc>
        <w:tc>
          <w:tcPr>
            <w:tcW w:w="0" w:type="auto"/>
            <w:hideMark/>
          </w:tcPr>
          <w:p w14:paraId="3D56DE93" w14:textId="77777777" w:rsidR="00C5063E" w:rsidRPr="005A4860" w:rsidRDefault="00C5063E" w:rsidP="003B79C3">
            <w:pPr>
              <w:spacing w:line="276" w:lineRule="auto"/>
              <w:rPr>
                <w:sz w:val="20"/>
                <w:szCs w:val="20"/>
              </w:rPr>
            </w:pPr>
            <w:r w:rsidRPr="005A4860">
              <w:rPr>
                <w:sz w:val="20"/>
                <w:szCs w:val="20"/>
              </w:rPr>
              <w:t>Group facilitators</w:t>
            </w:r>
          </w:p>
        </w:tc>
      </w:tr>
      <w:tr w:rsidR="00C5063E" w:rsidRPr="005A4860" w14:paraId="3E0AD721" w14:textId="77777777" w:rsidTr="003B79C3">
        <w:tc>
          <w:tcPr>
            <w:tcW w:w="0" w:type="auto"/>
            <w:hideMark/>
          </w:tcPr>
          <w:p w14:paraId="11A6C2AC" w14:textId="77777777" w:rsidR="00C5063E" w:rsidRPr="005A4860" w:rsidRDefault="00C5063E" w:rsidP="003B79C3">
            <w:pPr>
              <w:spacing w:line="276" w:lineRule="auto"/>
              <w:rPr>
                <w:sz w:val="20"/>
                <w:szCs w:val="20"/>
              </w:rPr>
            </w:pPr>
            <w:r w:rsidRPr="005A4860">
              <w:rPr>
                <w:sz w:val="20"/>
                <w:szCs w:val="20"/>
              </w:rPr>
              <w:t>10:15-10:20</w:t>
            </w:r>
          </w:p>
        </w:tc>
        <w:tc>
          <w:tcPr>
            <w:tcW w:w="0" w:type="auto"/>
            <w:hideMark/>
          </w:tcPr>
          <w:p w14:paraId="4586FCBA" w14:textId="77777777" w:rsidR="00C5063E" w:rsidRPr="005A4860" w:rsidRDefault="00C5063E" w:rsidP="003B79C3">
            <w:pPr>
              <w:spacing w:line="276" w:lineRule="auto"/>
              <w:rPr>
                <w:sz w:val="20"/>
                <w:szCs w:val="20"/>
              </w:rPr>
            </w:pPr>
            <w:r w:rsidRPr="005A4860">
              <w:rPr>
                <w:sz w:val="20"/>
                <w:szCs w:val="20"/>
              </w:rPr>
              <w:t>Dashboard update 1</w:t>
            </w:r>
          </w:p>
        </w:tc>
        <w:tc>
          <w:tcPr>
            <w:tcW w:w="0" w:type="auto"/>
            <w:hideMark/>
          </w:tcPr>
          <w:p w14:paraId="669A46E8" w14:textId="77777777" w:rsidR="00C5063E" w:rsidRPr="005A4860" w:rsidRDefault="00C5063E" w:rsidP="003B79C3">
            <w:pPr>
              <w:spacing w:line="276" w:lineRule="auto"/>
              <w:rPr>
                <w:sz w:val="20"/>
                <w:szCs w:val="20"/>
              </w:rPr>
            </w:pPr>
            <w:r w:rsidRPr="005A4860">
              <w:rPr>
                <w:sz w:val="20"/>
                <w:szCs w:val="20"/>
              </w:rPr>
              <w:t>Show early consequence pattern from decision cards</w:t>
            </w:r>
          </w:p>
        </w:tc>
        <w:tc>
          <w:tcPr>
            <w:tcW w:w="0" w:type="auto"/>
            <w:hideMark/>
          </w:tcPr>
          <w:p w14:paraId="479F1C3B" w14:textId="3B594F09" w:rsidR="00C5063E" w:rsidRPr="005A4860" w:rsidRDefault="00C5063E" w:rsidP="003B79C3">
            <w:pPr>
              <w:spacing w:line="276" w:lineRule="auto"/>
              <w:rPr>
                <w:sz w:val="20"/>
                <w:szCs w:val="20"/>
              </w:rPr>
            </w:pPr>
            <w:r w:rsidRPr="005A4860">
              <w:rPr>
                <w:sz w:val="20"/>
                <w:szCs w:val="20"/>
              </w:rPr>
              <w:t>Dashboard team</w:t>
            </w:r>
            <w:r w:rsidR="00DB4843">
              <w:rPr>
                <w:sz w:val="20"/>
                <w:szCs w:val="20"/>
              </w:rPr>
              <w:t xml:space="preserve"> (</w:t>
            </w:r>
            <w:r w:rsidR="00DB4843" w:rsidRPr="00DB4843">
              <w:rPr>
                <w:sz w:val="20"/>
                <w:szCs w:val="20"/>
                <w:highlight w:val="yellow"/>
              </w:rPr>
              <w:t>Esteban</w:t>
            </w:r>
            <w:r w:rsidR="00DB4843">
              <w:rPr>
                <w:sz w:val="20"/>
                <w:szCs w:val="20"/>
              </w:rPr>
              <w:t>)</w:t>
            </w:r>
          </w:p>
        </w:tc>
      </w:tr>
      <w:tr w:rsidR="00C5063E" w:rsidRPr="005A4860" w14:paraId="42BCC87B" w14:textId="77777777" w:rsidTr="003B79C3">
        <w:tc>
          <w:tcPr>
            <w:tcW w:w="0" w:type="auto"/>
            <w:hideMark/>
          </w:tcPr>
          <w:p w14:paraId="40EBE2B5" w14:textId="77777777" w:rsidR="00C5063E" w:rsidRPr="005A4860" w:rsidRDefault="00C5063E" w:rsidP="003B79C3">
            <w:pPr>
              <w:spacing w:line="276" w:lineRule="auto"/>
              <w:rPr>
                <w:sz w:val="20"/>
                <w:szCs w:val="20"/>
              </w:rPr>
            </w:pPr>
            <w:r w:rsidRPr="005A4860">
              <w:rPr>
                <w:sz w:val="20"/>
                <w:szCs w:val="20"/>
              </w:rPr>
              <w:t>10:20-10:50</w:t>
            </w:r>
          </w:p>
        </w:tc>
        <w:tc>
          <w:tcPr>
            <w:tcW w:w="0" w:type="auto"/>
            <w:hideMark/>
          </w:tcPr>
          <w:p w14:paraId="34650BCD" w14:textId="148F71BB" w:rsidR="00C5063E" w:rsidRPr="005A4860" w:rsidRDefault="00C5063E" w:rsidP="003B79C3">
            <w:pPr>
              <w:spacing w:line="276" w:lineRule="auto"/>
              <w:rPr>
                <w:sz w:val="20"/>
                <w:szCs w:val="20"/>
              </w:rPr>
            </w:pPr>
            <w:r w:rsidRPr="005A4860">
              <w:rPr>
                <w:sz w:val="20"/>
                <w:szCs w:val="20"/>
              </w:rPr>
              <w:t xml:space="preserve">Session 2: Trust </w:t>
            </w:r>
            <w:r w:rsidR="00DB4843" w:rsidRPr="005A4860">
              <w:rPr>
                <w:sz w:val="20"/>
                <w:szCs w:val="20"/>
              </w:rPr>
              <w:t>under pressure</w:t>
            </w:r>
          </w:p>
        </w:tc>
        <w:tc>
          <w:tcPr>
            <w:tcW w:w="0" w:type="auto"/>
            <w:hideMark/>
          </w:tcPr>
          <w:p w14:paraId="23828D58" w14:textId="77777777" w:rsidR="00C5063E" w:rsidRPr="005A4860" w:rsidRDefault="00C5063E" w:rsidP="003B79C3">
            <w:pPr>
              <w:spacing w:line="276" w:lineRule="auto"/>
              <w:rPr>
                <w:sz w:val="20"/>
                <w:szCs w:val="20"/>
              </w:rPr>
            </w:pPr>
            <w:r w:rsidRPr="005A4860">
              <w:rPr>
                <w:sz w:val="20"/>
                <w:szCs w:val="20"/>
              </w:rPr>
              <w:t>Respond to farmers’ fears, rumours and community resistance</w:t>
            </w:r>
          </w:p>
        </w:tc>
        <w:tc>
          <w:tcPr>
            <w:tcW w:w="0" w:type="auto"/>
            <w:hideMark/>
          </w:tcPr>
          <w:p w14:paraId="62752296" w14:textId="77777777" w:rsidR="00C5063E" w:rsidRPr="005A4860" w:rsidRDefault="00C5063E" w:rsidP="003B79C3">
            <w:pPr>
              <w:spacing w:line="276" w:lineRule="auto"/>
              <w:rPr>
                <w:sz w:val="20"/>
                <w:szCs w:val="20"/>
              </w:rPr>
            </w:pPr>
            <w:r w:rsidRPr="005A4860">
              <w:rPr>
                <w:sz w:val="20"/>
                <w:szCs w:val="20"/>
              </w:rPr>
              <w:t>Group facilitators</w:t>
            </w:r>
          </w:p>
        </w:tc>
      </w:tr>
      <w:tr w:rsidR="00C5063E" w:rsidRPr="005A4860" w14:paraId="7C3EFC0A" w14:textId="77777777" w:rsidTr="003B79C3">
        <w:tc>
          <w:tcPr>
            <w:tcW w:w="0" w:type="auto"/>
            <w:hideMark/>
          </w:tcPr>
          <w:p w14:paraId="5F63F76A" w14:textId="77777777" w:rsidR="00C5063E" w:rsidRPr="005A4860" w:rsidRDefault="00C5063E" w:rsidP="003B79C3">
            <w:pPr>
              <w:spacing w:line="276" w:lineRule="auto"/>
              <w:rPr>
                <w:sz w:val="20"/>
                <w:szCs w:val="20"/>
              </w:rPr>
            </w:pPr>
            <w:r w:rsidRPr="005A4860">
              <w:rPr>
                <w:sz w:val="20"/>
                <w:szCs w:val="20"/>
              </w:rPr>
              <w:t>10:50-11:05</w:t>
            </w:r>
          </w:p>
        </w:tc>
        <w:tc>
          <w:tcPr>
            <w:tcW w:w="0" w:type="auto"/>
            <w:hideMark/>
          </w:tcPr>
          <w:p w14:paraId="19178A75" w14:textId="77777777" w:rsidR="00C5063E" w:rsidRPr="005A4860" w:rsidRDefault="00C5063E" w:rsidP="003B79C3">
            <w:pPr>
              <w:spacing w:line="276" w:lineRule="auto"/>
              <w:rPr>
                <w:sz w:val="20"/>
                <w:szCs w:val="20"/>
              </w:rPr>
            </w:pPr>
            <w:r w:rsidRPr="005A4860">
              <w:rPr>
                <w:sz w:val="20"/>
                <w:szCs w:val="20"/>
              </w:rPr>
              <w:t>Coffee break and facilitator huddle</w:t>
            </w:r>
          </w:p>
        </w:tc>
        <w:tc>
          <w:tcPr>
            <w:tcW w:w="0" w:type="auto"/>
            <w:hideMark/>
          </w:tcPr>
          <w:p w14:paraId="37276207" w14:textId="0719E37E" w:rsidR="00C5063E" w:rsidRPr="005A4860" w:rsidRDefault="00C5063E" w:rsidP="003B79C3">
            <w:pPr>
              <w:spacing w:line="276" w:lineRule="auto"/>
              <w:rPr>
                <w:sz w:val="20"/>
                <w:szCs w:val="20"/>
              </w:rPr>
            </w:pPr>
            <w:r w:rsidRPr="005A4860">
              <w:rPr>
                <w:sz w:val="20"/>
                <w:szCs w:val="20"/>
              </w:rPr>
              <w:t xml:space="preserve">Review decision cards, update </w:t>
            </w:r>
            <w:r w:rsidR="00DB4843">
              <w:rPr>
                <w:sz w:val="20"/>
                <w:szCs w:val="20"/>
              </w:rPr>
              <w:t xml:space="preserve">the </w:t>
            </w:r>
            <w:r w:rsidRPr="005A4860">
              <w:rPr>
                <w:sz w:val="20"/>
                <w:szCs w:val="20"/>
              </w:rPr>
              <w:t xml:space="preserve">dashboard and prepare </w:t>
            </w:r>
            <w:r w:rsidR="00DB4843">
              <w:rPr>
                <w:sz w:val="20"/>
                <w:szCs w:val="20"/>
              </w:rPr>
              <w:t xml:space="preserve">for </w:t>
            </w:r>
            <w:r w:rsidRPr="005A4860">
              <w:rPr>
                <w:sz w:val="20"/>
                <w:szCs w:val="20"/>
              </w:rPr>
              <w:t>escalation</w:t>
            </w:r>
          </w:p>
        </w:tc>
        <w:tc>
          <w:tcPr>
            <w:tcW w:w="0" w:type="auto"/>
            <w:hideMark/>
          </w:tcPr>
          <w:p w14:paraId="7CE870DE" w14:textId="77777777" w:rsidR="00C5063E" w:rsidRPr="005A4860" w:rsidRDefault="00C5063E" w:rsidP="003B79C3">
            <w:pPr>
              <w:spacing w:line="276" w:lineRule="auto"/>
              <w:rPr>
                <w:sz w:val="20"/>
                <w:szCs w:val="20"/>
              </w:rPr>
            </w:pPr>
            <w:r w:rsidRPr="005A4860">
              <w:rPr>
                <w:sz w:val="20"/>
                <w:szCs w:val="20"/>
              </w:rPr>
              <w:t>Dashboard team/facilitators</w:t>
            </w:r>
          </w:p>
        </w:tc>
      </w:tr>
      <w:tr w:rsidR="00C5063E" w:rsidRPr="005A4860" w14:paraId="15E6F96B" w14:textId="77777777" w:rsidTr="003B79C3">
        <w:tc>
          <w:tcPr>
            <w:tcW w:w="0" w:type="auto"/>
            <w:hideMark/>
          </w:tcPr>
          <w:p w14:paraId="17581488" w14:textId="77777777" w:rsidR="00C5063E" w:rsidRPr="005A4860" w:rsidRDefault="00C5063E" w:rsidP="003B79C3">
            <w:pPr>
              <w:spacing w:line="276" w:lineRule="auto"/>
              <w:rPr>
                <w:sz w:val="20"/>
                <w:szCs w:val="20"/>
              </w:rPr>
            </w:pPr>
            <w:r w:rsidRPr="005A4860">
              <w:rPr>
                <w:sz w:val="20"/>
                <w:szCs w:val="20"/>
              </w:rPr>
              <w:lastRenderedPageBreak/>
              <w:t>11:05-11:45</w:t>
            </w:r>
          </w:p>
        </w:tc>
        <w:tc>
          <w:tcPr>
            <w:tcW w:w="0" w:type="auto"/>
            <w:hideMark/>
          </w:tcPr>
          <w:p w14:paraId="2918537D" w14:textId="69E46453" w:rsidR="00C5063E" w:rsidRPr="005A4860" w:rsidRDefault="00C5063E" w:rsidP="003B79C3">
            <w:pPr>
              <w:spacing w:line="276" w:lineRule="auto"/>
              <w:rPr>
                <w:sz w:val="20"/>
                <w:szCs w:val="20"/>
              </w:rPr>
            </w:pPr>
            <w:r w:rsidRPr="005A4860">
              <w:rPr>
                <w:sz w:val="20"/>
                <w:szCs w:val="20"/>
              </w:rPr>
              <w:t xml:space="preserve">Session 3: International </w:t>
            </w:r>
            <w:r w:rsidR="00DB4843" w:rsidRPr="005A4860">
              <w:rPr>
                <w:sz w:val="20"/>
                <w:szCs w:val="20"/>
              </w:rPr>
              <w:t>escalation and confirmed crisis</w:t>
            </w:r>
          </w:p>
        </w:tc>
        <w:tc>
          <w:tcPr>
            <w:tcW w:w="0" w:type="auto"/>
            <w:hideMark/>
          </w:tcPr>
          <w:p w14:paraId="2547B116" w14:textId="77777777" w:rsidR="00C5063E" w:rsidRPr="005A4860" w:rsidRDefault="00C5063E" w:rsidP="003B79C3">
            <w:pPr>
              <w:spacing w:line="276" w:lineRule="auto"/>
              <w:rPr>
                <w:sz w:val="20"/>
                <w:szCs w:val="20"/>
              </w:rPr>
            </w:pPr>
            <w:r w:rsidRPr="005A4860">
              <w:rPr>
                <w:sz w:val="20"/>
                <w:szCs w:val="20"/>
              </w:rPr>
              <w:t>Manage suspected international spread, confirmation, PHEIC and scientific controversy</w:t>
            </w:r>
          </w:p>
        </w:tc>
        <w:tc>
          <w:tcPr>
            <w:tcW w:w="0" w:type="auto"/>
            <w:hideMark/>
          </w:tcPr>
          <w:p w14:paraId="4A616831" w14:textId="77777777" w:rsidR="00C5063E" w:rsidRPr="005A4860" w:rsidRDefault="00C5063E" w:rsidP="003B79C3">
            <w:pPr>
              <w:spacing w:line="276" w:lineRule="auto"/>
              <w:rPr>
                <w:sz w:val="20"/>
                <w:szCs w:val="20"/>
              </w:rPr>
            </w:pPr>
            <w:r w:rsidRPr="005A4860">
              <w:rPr>
                <w:sz w:val="20"/>
                <w:szCs w:val="20"/>
              </w:rPr>
              <w:t>Group facilitators</w:t>
            </w:r>
          </w:p>
        </w:tc>
      </w:tr>
      <w:tr w:rsidR="00C5063E" w:rsidRPr="005A4860" w14:paraId="3BCAB91D" w14:textId="77777777" w:rsidTr="003B79C3">
        <w:tc>
          <w:tcPr>
            <w:tcW w:w="0" w:type="auto"/>
            <w:hideMark/>
          </w:tcPr>
          <w:p w14:paraId="58FB3AA3" w14:textId="77777777" w:rsidR="00C5063E" w:rsidRPr="005A4860" w:rsidRDefault="00C5063E" w:rsidP="003B79C3">
            <w:pPr>
              <w:spacing w:line="276" w:lineRule="auto"/>
              <w:rPr>
                <w:sz w:val="20"/>
                <w:szCs w:val="20"/>
              </w:rPr>
            </w:pPr>
            <w:r w:rsidRPr="005A4860">
              <w:rPr>
                <w:sz w:val="20"/>
                <w:szCs w:val="20"/>
              </w:rPr>
              <w:t>11:45-12:20</w:t>
            </w:r>
          </w:p>
        </w:tc>
        <w:tc>
          <w:tcPr>
            <w:tcW w:w="0" w:type="auto"/>
            <w:hideMark/>
          </w:tcPr>
          <w:p w14:paraId="390564F8" w14:textId="6E905F23" w:rsidR="00C5063E" w:rsidRPr="005A4860" w:rsidRDefault="00C5063E" w:rsidP="003B79C3">
            <w:pPr>
              <w:spacing w:line="276" w:lineRule="auto"/>
              <w:rPr>
                <w:sz w:val="20"/>
                <w:szCs w:val="20"/>
              </w:rPr>
            </w:pPr>
            <w:r w:rsidRPr="005A4860">
              <w:rPr>
                <w:sz w:val="20"/>
                <w:szCs w:val="20"/>
              </w:rPr>
              <w:t xml:space="preserve">Session 4: Scarce </w:t>
            </w:r>
            <w:r w:rsidR="00DB4843" w:rsidRPr="005A4860">
              <w:rPr>
                <w:sz w:val="20"/>
                <w:szCs w:val="20"/>
              </w:rPr>
              <w:t>resources, economic shock and political pressure</w:t>
            </w:r>
          </w:p>
        </w:tc>
        <w:tc>
          <w:tcPr>
            <w:tcW w:w="0" w:type="auto"/>
            <w:hideMark/>
          </w:tcPr>
          <w:p w14:paraId="1EFF4B33" w14:textId="77777777" w:rsidR="00C5063E" w:rsidRPr="005A4860" w:rsidRDefault="00C5063E" w:rsidP="003B79C3">
            <w:pPr>
              <w:spacing w:line="276" w:lineRule="auto"/>
              <w:rPr>
                <w:sz w:val="20"/>
                <w:szCs w:val="20"/>
              </w:rPr>
            </w:pPr>
            <w:r w:rsidRPr="005A4860">
              <w:rPr>
                <w:sz w:val="20"/>
                <w:szCs w:val="20"/>
              </w:rPr>
              <w:t>Prioritise resources under pressure from politicians, industry, communities and partners</w:t>
            </w:r>
          </w:p>
        </w:tc>
        <w:tc>
          <w:tcPr>
            <w:tcW w:w="0" w:type="auto"/>
            <w:hideMark/>
          </w:tcPr>
          <w:p w14:paraId="42F4937B" w14:textId="77777777" w:rsidR="00C5063E" w:rsidRPr="005A4860" w:rsidRDefault="00C5063E" w:rsidP="003B79C3">
            <w:pPr>
              <w:spacing w:line="276" w:lineRule="auto"/>
              <w:rPr>
                <w:sz w:val="20"/>
                <w:szCs w:val="20"/>
              </w:rPr>
            </w:pPr>
            <w:r w:rsidRPr="005A4860">
              <w:rPr>
                <w:sz w:val="20"/>
                <w:szCs w:val="20"/>
              </w:rPr>
              <w:t>Group facilitators</w:t>
            </w:r>
          </w:p>
        </w:tc>
      </w:tr>
      <w:tr w:rsidR="00C5063E" w:rsidRPr="005A4860" w14:paraId="0562B9FA" w14:textId="77777777" w:rsidTr="003B79C3">
        <w:tc>
          <w:tcPr>
            <w:tcW w:w="0" w:type="auto"/>
            <w:hideMark/>
          </w:tcPr>
          <w:p w14:paraId="6B2C68CC" w14:textId="77777777" w:rsidR="00C5063E" w:rsidRPr="005A4860" w:rsidRDefault="00C5063E" w:rsidP="003B79C3">
            <w:pPr>
              <w:spacing w:line="276" w:lineRule="auto"/>
              <w:rPr>
                <w:sz w:val="20"/>
                <w:szCs w:val="20"/>
              </w:rPr>
            </w:pPr>
            <w:r w:rsidRPr="005A4860">
              <w:rPr>
                <w:sz w:val="20"/>
                <w:szCs w:val="20"/>
              </w:rPr>
              <w:t>12:20-12:30</w:t>
            </w:r>
          </w:p>
        </w:tc>
        <w:tc>
          <w:tcPr>
            <w:tcW w:w="0" w:type="auto"/>
            <w:hideMark/>
          </w:tcPr>
          <w:p w14:paraId="21BD3D18" w14:textId="52B9AB3C" w:rsidR="00C5063E" w:rsidRPr="005A4860" w:rsidRDefault="00DB4843" w:rsidP="003B79C3">
            <w:pPr>
              <w:spacing w:line="276" w:lineRule="auto"/>
              <w:rPr>
                <w:sz w:val="20"/>
                <w:szCs w:val="20"/>
              </w:rPr>
            </w:pPr>
            <w:r>
              <w:rPr>
                <w:sz w:val="20"/>
                <w:szCs w:val="20"/>
              </w:rPr>
              <w:t xml:space="preserve">Dashboard update: </w:t>
            </w:r>
            <w:r w:rsidR="00C5063E" w:rsidRPr="005A4860">
              <w:rPr>
                <w:sz w:val="20"/>
                <w:szCs w:val="20"/>
              </w:rPr>
              <w:t>Final consequence review</w:t>
            </w:r>
          </w:p>
        </w:tc>
        <w:tc>
          <w:tcPr>
            <w:tcW w:w="0" w:type="auto"/>
            <w:hideMark/>
          </w:tcPr>
          <w:p w14:paraId="73DD733E" w14:textId="46EFD308" w:rsidR="00C5063E" w:rsidRPr="005A4860" w:rsidRDefault="00C5063E" w:rsidP="003B79C3">
            <w:pPr>
              <w:spacing w:line="276" w:lineRule="auto"/>
              <w:rPr>
                <w:sz w:val="20"/>
                <w:szCs w:val="20"/>
              </w:rPr>
            </w:pPr>
            <w:r w:rsidRPr="005A4860">
              <w:rPr>
                <w:sz w:val="20"/>
                <w:szCs w:val="20"/>
              </w:rPr>
              <w:t xml:space="preserve">Present </w:t>
            </w:r>
            <w:r w:rsidR="003B79C3" w:rsidRPr="005A4860">
              <w:rPr>
                <w:sz w:val="20"/>
                <w:szCs w:val="20"/>
              </w:rPr>
              <w:t xml:space="preserve">the </w:t>
            </w:r>
            <w:r w:rsidRPr="005A4860">
              <w:rPr>
                <w:sz w:val="20"/>
                <w:szCs w:val="20"/>
              </w:rPr>
              <w:t xml:space="preserve">final dashboard and explain </w:t>
            </w:r>
            <w:r w:rsidR="003B79C3" w:rsidRPr="005A4860">
              <w:rPr>
                <w:sz w:val="20"/>
                <w:szCs w:val="20"/>
              </w:rPr>
              <w:t xml:space="preserve">the </w:t>
            </w:r>
            <w:r w:rsidRPr="005A4860">
              <w:rPr>
                <w:sz w:val="20"/>
                <w:szCs w:val="20"/>
              </w:rPr>
              <w:t>likely system consequences</w:t>
            </w:r>
          </w:p>
        </w:tc>
        <w:tc>
          <w:tcPr>
            <w:tcW w:w="0" w:type="auto"/>
            <w:hideMark/>
          </w:tcPr>
          <w:p w14:paraId="119B1434" w14:textId="77777777" w:rsidR="00C5063E" w:rsidRPr="005A4860" w:rsidRDefault="00C5063E" w:rsidP="003B79C3">
            <w:pPr>
              <w:spacing w:line="276" w:lineRule="auto"/>
              <w:rPr>
                <w:sz w:val="20"/>
                <w:szCs w:val="20"/>
              </w:rPr>
            </w:pPr>
            <w:r w:rsidRPr="005A4860">
              <w:rPr>
                <w:sz w:val="20"/>
                <w:szCs w:val="20"/>
              </w:rPr>
              <w:t>Dashboard team/Kelly</w:t>
            </w:r>
          </w:p>
        </w:tc>
      </w:tr>
      <w:tr w:rsidR="00C5063E" w:rsidRPr="005A4860" w14:paraId="2DADA882" w14:textId="77777777" w:rsidTr="003B79C3">
        <w:tc>
          <w:tcPr>
            <w:tcW w:w="0" w:type="auto"/>
            <w:hideMark/>
          </w:tcPr>
          <w:p w14:paraId="3785704E" w14:textId="77777777" w:rsidR="00C5063E" w:rsidRPr="005A4860" w:rsidRDefault="00C5063E" w:rsidP="003B79C3">
            <w:pPr>
              <w:spacing w:line="276" w:lineRule="auto"/>
              <w:rPr>
                <w:sz w:val="20"/>
                <w:szCs w:val="20"/>
              </w:rPr>
            </w:pPr>
            <w:r w:rsidRPr="005A4860">
              <w:rPr>
                <w:sz w:val="20"/>
                <w:szCs w:val="20"/>
              </w:rPr>
              <w:t>12:30-12:55</w:t>
            </w:r>
          </w:p>
        </w:tc>
        <w:tc>
          <w:tcPr>
            <w:tcW w:w="0" w:type="auto"/>
            <w:hideMark/>
          </w:tcPr>
          <w:p w14:paraId="15323AED" w14:textId="77777777" w:rsidR="00C5063E" w:rsidRPr="005A4860" w:rsidRDefault="00C5063E" w:rsidP="003B79C3">
            <w:pPr>
              <w:spacing w:line="276" w:lineRule="auto"/>
              <w:rPr>
                <w:sz w:val="20"/>
                <w:szCs w:val="20"/>
              </w:rPr>
            </w:pPr>
            <w:r w:rsidRPr="005A4860">
              <w:rPr>
                <w:sz w:val="20"/>
                <w:szCs w:val="20"/>
              </w:rPr>
              <w:t>Debrief</w:t>
            </w:r>
          </w:p>
        </w:tc>
        <w:tc>
          <w:tcPr>
            <w:tcW w:w="0" w:type="auto"/>
            <w:hideMark/>
          </w:tcPr>
          <w:p w14:paraId="430B60BA" w14:textId="77777777" w:rsidR="00C5063E" w:rsidRPr="005A4860" w:rsidRDefault="00C5063E" w:rsidP="003B79C3">
            <w:pPr>
              <w:spacing w:line="276" w:lineRule="auto"/>
              <w:rPr>
                <w:sz w:val="20"/>
                <w:szCs w:val="20"/>
              </w:rPr>
            </w:pPr>
            <w:r w:rsidRPr="005A4860">
              <w:rPr>
                <w:sz w:val="20"/>
                <w:szCs w:val="20"/>
              </w:rPr>
              <w:t>Reflect on decisions, trade-offs, leadership and institutional preparedness</w:t>
            </w:r>
          </w:p>
        </w:tc>
        <w:tc>
          <w:tcPr>
            <w:tcW w:w="0" w:type="auto"/>
            <w:hideMark/>
          </w:tcPr>
          <w:p w14:paraId="268A961D" w14:textId="77777777" w:rsidR="00C5063E" w:rsidRPr="005A4860" w:rsidRDefault="00C5063E" w:rsidP="003B79C3">
            <w:pPr>
              <w:spacing w:line="276" w:lineRule="auto"/>
              <w:rPr>
                <w:sz w:val="20"/>
                <w:szCs w:val="20"/>
              </w:rPr>
            </w:pPr>
            <w:r w:rsidRPr="005A4860">
              <w:rPr>
                <w:sz w:val="20"/>
                <w:szCs w:val="20"/>
              </w:rPr>
              <w:t>Gail/Kelly</w:t>
            </w:r>
          </w:p>
        </w:tc>
      </w:tr>
      <w:tr w:rsidR="00C5063E" w:rsidRPr="005A4860" w14:paraId="43FD4CDA" w14:textId="77777777" w:rsidTr="003B79C3">
        <w:tc>
          <w:tcPr>
            <w:tcW w:w="0" w:type="auto"/>
            <w:hideMark/>
          </w:tcPr>
          <w:p w14:paraId="7A26521F" w14:textId="77777777" w:rsidR="00C5063E" w:rsidRPr="005A4860" w:rsidRDefault="00C5063E" w:rsidP="003B79C3">
            <w:pPr>
              <w:spacing w:line="276" w:lineRule="auto"/>
              <w:rPr>
                <w:sz w:val="20"/>
                <w:szCs w:val="20"/>
              </w:rPr>
            </w:pPr>
            <w:r w:rsidRPr="005A4860">
              <w:rPr>
                <w:sz w:val="20"/>
                <w:szCs w:val="20"/>
              </w:rPr>
              <w:t>12:55-13:00</w:t>
            </w:r>
          </w:p>
        </w:tc>
        <w:tc>
          <w:tcPr>
            <w:tcW w:w="0" w:type="auto"/>
            <w:hideMark/>
          </w:tcPr>
          <w:p w14:paraId="2B2979BB" w14:textId="77777777" w:rsidR="00C5063E" w:rsidRPr="005A4860" w:rsidRDefault="00C5063E" w:rsidP="003B79C3">
            <w:pPr>
              <w:spacing w:line="276" w:lineRule="auto"/>
              <w:rPr>
                <w:sz w:val="20"/>
                <w:szCs w:val="20"/>
              </w:rPr>
            </w:pPr>
            <w:r w:rsidRPr="005A4860">
              <w:rPr>
                <w:sz w:val="20"/>
                <w:szCs w:val="20"/>
              </w:rPr>
              <w:t>Closing</w:t>
            </w:r>
          </w:p>
        </w:tc>
        <w:tc>
          <w:tcPr>
            <w:tcW w:w="0" w:type="auto"/>
            <w:hideMark/>
          </w:tcPr>
          <w:p w14:paraId="712FC82F" w14:textId="77777777" w:rsidR="00C5063E" w:rsidRPr="005A4860" w:rsidRDefault="00C5063E" w:rsidP="003B79C3">
            <w:pPr>
              <w:spacing w:line="276" w:lineRule="auto"/>
              <w:rPr>
                <w:sz w:val="20"/>
                <w:szCs w:val="20"/>
              </w:rPr>
            </w:pPr>
            <w:r w:rsidRPr="005A4860">
              <w:rPr>
                <w:sz w:val="20"/>
                <w:szCs w:val="20"/>
              </w:rPr>
              <w:t>Evaluation, next steps and thanks</w:t>
            </w:r>
          </w:p>
        </w:tc>
        <w:tc>
          <w:tcPr>
            <w:tcW w:w="0" w:type="auto"/>
            <w:hideMark/>
          </w:tcPr>
          <w:p w14:paraId="511F9754" w14:textId="77777777" w:rsidR="00C5063E" w:rsidRPr="005A4860" w:rsidRDefault="00C5063E" w:rsidP="003B79C3">
            <w:pPr>
              <w:spacing w:line="276" w:lineRule="auto"/>
              <w:rPr>
                <w:sz w:val="20"/>
                <w:szCs w:val="20"/>
              </w:rPr>
            </w:pPr>
            <w:r w:rsidRPr="005A4860">
              <w:rPr>
                <w:sz w:val="20"/>
                <w:szCs w:val="20"/>
              </w:rPr>
              <w:t>Nina/Gail</w:t>
            </w:r>
          </w:p>
        </w:tc>
      </w:tr>
    </w:tbl>
    <w:p w14:paraId="1C09BF67" w14:textId="77777777" w:rsidR="003B79C3" w:rsidRDefault="003B79C3" w:rsidP="00C5063E">
      <w:pPr>
        <w:rPr>
          <w:b/>
          <w:bCs/>
        </w:rPr>
      </w:pPr>
    </w:p>
    <w:p w14:paraId="699CC456" w14:textId="77777777" w:rsidR="00DB4843" w:rsidRDefault="00DB4843" w:rsidP="00C5063E">
      <w:pPr>
        <w:rPr>
          <w:b/>
          <w:bCs/>
        </w:rPr>
        <w:sectPr w:rsidR="00DB4843">
          <w:headerReference w:type="default" r:id="rId11"/>
          <w:footerReference w:type="default" r:id="rId12"/>
          <w:pgSz w:w="12240" w:h="15840"/>
          <w:pgMar w:top="1440" w:right="1440" w:bottom="1440" w:left="1440" w:header="720" w:footer="720" w:gutter="0"/>
          <w:cols w:space="720"/>
          <w:docGrid w:linePitch="360"/>
        </w:sectPr>
      </w:pPr>
    </w:p>
    <w:p w14:paraId="677A3124" w14:textId="5B39B00A" w:rsidR="00C5063E" w:rsidRPr="00C5063E" w:rsidRDefault="00C5063E" w:rsidP="00A7073B">
      <w:pPr>
        <w:pStyle w:val="Heading1"/>
      </w:pPr>
      <w:r w:rsidRPr="00C5063E">
        <w:lastRenderedPageBreak/>
        <w:t xml:space="preserve">9. Main </w:t>
      </w:r>
      <w:r w:rsidR="003B79C3" w:rsidRPr="00C5063E">
        <w:t>run-sheet</w:t>
      </w:r>
    </w:p>
    <w:tbl>
      <w:tblPr>
        <w:tblStyle w:val="TableGrid"/>
        <w:tblW w:w="0" w:type="auto"/>
        <w:tblLook w:val="04A0" w:firstRow="1" w:lastRow="0" w:firstColumn="1" w:lastColumn="0" w:noHBand="0" w:noVBand="1"/>
      </w:tblPr>
      <w:tblGrid>
        <w:gridCol w:w="1345"/>
        <w:gridCol w:w="2790"/>
        <w:gridCol w:w="4860"/>
        <w:gridCol w:w="3955"/>
      </w:tblGrid>
      <w:tr w:rsidR="00C5063E" w:rsidRPr="0071019E" w14:paraId="64AF5738" w14:textId="77777777" w:rsidTr="0071019E">
        <w:tc>
          <w:tcPr>
            <w:tcW w:w="1345" w:type="dxa"/>
            <w:hideMark/>
          </w:tcPr>
          <w:p w14:paraId="55BC2C23" w14:textId="77777777" w:rsidR="00C5063E" w:rsidRPr="0071019E" w:rsidRDefault="00C5063E" w:rsidP="00054390">
            <w:pPr>
              <w:spacing w:line="276" w:lineRule="auto"/>
              <w:rPr>
                <w:b/>
                <w:bCs/>
                <w:sz w:val="20"/>
                <w:szCs w:val="20"/>
              </w:rPr>
            </w:pPr>
            <w:r w:rsidRPr="0071019E">
              <w:rPr>
                <w:b/>
                <w:bCs/>
                <w:sz w:val="20"/>
                <w:szCs w:val="20"/>
              </w:rPr>
              <w:t>Time</w:t>
            </w:r>
          </w:p>
        </w:tc>
        <w:tc>
          <w:tcPr>
            <w:tcW w:w="2790" w:type="dxa"/>
            <w:hideMark/>
          </w:tcPr>
          <w:p w14:paraId="2EF6106F" w14:textId="77777777" w:rsidR="00C5063E" w:rsidRPr="0071019E" w:rsidRDefault="00C5063E" w:rsidP="00054390">
            <w:pPr>
              <w:spacing w:line="276" w:lineRule="auto"/>
              <w:rPr>
                <w:b/>
                <w:bCs/>
                <w:sz w:val="20"/>
                <w:szCs w:val="20"/>
              </w:rPr>
            </w:pPr>
            <w:r w:rsidRPr="0071019E">
              <w:rPr>
                <w:b/>
                <w:bCs/>
                <w:sz w:val="20"/>
                <w:szCs w:val="20"/>
              </w:rPr>
              <w:t>Activity</w:t>
            </w:r>
          </w:p>
        </w:tc>
        <w:tc>
          <w:tcPr>
            <w:tcW w:w="4860" w:type="dxa"/>
            <w:hideMark/>
          </w:tcPr>
          <w:p w14:paraId="30E1445F" w14:textId="77777777" w:rsidR="00C5063E" w:rsidRPr="0071019E" w:rsidRDefault="00C5063E" w:rsidP="00054390">
            <w:pPr>
              <w:spacing w:line="276" w:lineRule="auto"/>
              <w:rPr>
                <w:b/>
                <w:bCs/>
                <w:sz w:val="20"/>
                <w:szCs w:val="20"/>
              </w:rPr>
            </w:pPr>
            <w:r w:rsidRPr="0071019E">
              <w:rPr>
                <w:b/>
                <w:bCs/>
                <w:sz w:val="20"/>
                <w:szCs w:val="20"/>
              </w:rPr>
              <w:t>Facilitator action</w:t>
            </w:r>
          </w:p>
        </w:tc>
        <w:tc>
          <w:tcPr>
            <w:tcW w:w="3955" w:type="dxa"/>
            <w:hideMark/>
          </w:tcPr>
          <w:p w14:paraId="4D08C661" w14:textId="77777777" w:rsidR="00C5063E" w:rsidRPr="0071019E" w:rsidRDefault="00C5063E" w:rsidP="00054390">
            <w:pPr>
              <w:spacing w:line="276" w:lineRule="auto"/>
              <w:rPr>
                <w:b/>
                <w:bCs/>
                <w:sz w:val="20"/>
                <w:szCs w:val="20"/>
              </w:rPr>
            </w:pPr>
            <w:r w:rsidRPr="0071019E">
              <w:rPr>
                <w:b/>
                <w:bCs/>
                <w:sz w:val="20"/>
                <w:szCs w:val="20"/>
              </w:rPr>
              <w:t>Required output</w:t>
            </w:r>
          </w:p>
        </w:tc>
      </w:tr>
      <w:tr w:rsidR="00C5063E" w:rsidRPr="0071019E" w14:paraId="338E22D9" w14:textId="77777777" w:rsidTr="0071019E">
        <w:tc>
          <w:tcPr>
            <w:tcW w:w="1345" w:type="dxa"/>
            <w:hideMark/>
          </w:tcPr>
          <w:p w14:paraId="35B1F355" w14:textId="77777777" w:rsidR="00C5063E" w:rsidRPr="0071019E" w:rsidRDefault="00C5063E" w:rsidP="00054390">
            <w:pPr>
              <w:spacing w:line="276" w:lineRule="auto"/>
              <w:rPr>
                <w:sz w:val="20"/>
                <w:szCs w:val="20"/>
              </w:rPr>
            </w:pPr>
            <w:r w:rsidRPr="0071019E">
              <w:rPr>
                <w:sz w:val="20"/>
                <w:szCs w:val="20"/>
              </w:rPr>
              <w:t>09:30-09:40</w:t>
            </w:r>
          </w:p>
        </w:tc>
        <w:tc>
          <w:tcPr>
            <w:tcW w:w="2790" w:type="dxa"/>
            <w:hideMark/>
          </w:tcPr>
          <w:p w14:paraId="06D0E49D" w14:textId="77777777" w:rsidR="00C5063E" w:rsidRPr="0071019E" w:rsidRDefault="00C5063E" w:rsidP="00054390">
            <w:pPr>
              <w:spacing w:line="276" w:lineRule="auto"/>
              <w:rPr>
                <w:sz w:val="20"/>
                <w:szCs w:val="20"/>
              </w:rPr>
            </w:pPr>
            <w:r w:rsidRPr="0071019E">
              <w:rPr>
                <w:sz w:val="20"/>
                <w:szCs w:val="20"/>
              </w:rPr>
              <w:t>Briefing</w:t>
            </w:r>
          </w:p>
        </w:tc>
        <w:tc>
          <w:tcPr>
            <w:tcW w:w="4860" w:type="dxa"/>
            <w:hideMark/>
          </w:tcPr>
          <w:p w14:paraId="16DF219F" w14:textId="243534AE" w:rsidR="00C5063E" w:rsidRPr="0071019E" w:rsidRDefault="00C5063E" w:rsidP="00054390">
            <w:pPr>
              <w:spacing w:line="276" w:lineRule="auto"/>
              <w:rPr>
                <w:sz w:val="20"/>
                <w:szCs w:val="20"/>
              </w:rPr>
            </w:pPr>
            <w:r w:rsidRPr="0071019E">
              <w:rPr>
                <w:sz w:val="20"/>
                <w:szCs w:val="20"/>
              </w:rPr>
              <w:t xml:space="preserve">Explain </w:t>
            </w:r>
            <w:r w:rsidR="00054390" w:rsidRPr="0071019E">
              <w:rPr>
                <w:sz w:val="20"/>
                <w:szCs w:val="20"/>
              </w:rPr>
              <w:t xml:space="preserve">that </w:t>
            </w:r>
            <w:r w:rsidRPr="0071019E">
              <w:rPr>
                <w:sz w:val="20"/>
                <w:szCs w:val="20"/>
              </w:rPr>
              <w:t>this is a leadership exercise, not a technical outbreak investigation</w:t>
            </w:r>
          </w:p>
        </w:tc>
        <w:tc>
          <w:tcPr>
            <w:tcW w:w="3955" w:type="dxa"/>
            <w:hideMark/>
          </w:tcPr>
          <w:p w14:paraId="0919884A" w14:textId="77777777" w:rsidR="00C5063E" w:rsidRPr="0071019E" w:rsidRDefault="00C5063E" w:rsidP="00054390">
            <w:pPr>
              <w:spacing w:line="276" w:lineRule="auto"/>
              <w:rPr>
                <w:sz w:val="20"/>
                <w:szCs w:val="20"/>
              </w:rPr>
            </w:pPr>
            <w:r w:rsidRPr="0071019E">
              <w:rPr>
                <w:sz w:val="20"/>
                <w:szCs w:val="20"/>
              </w:rPr>
              <w:t>Participants understand rules and group roles</w:t>
            </w:r>
          </w:p>
        </w:tc>
      </w:tr>
      <w:tr w:rsidR="00C5063E" w:rsidRPr="0071019E" w14:paraId="6D63BE31" w14:textId="77777777" w:rsidTr="0071019E">
        <w:tc>
          <w:tcPr>
            <w:tcW w:w="1345" w:type="dxa"/>
            <w:hideMark/>
          </w:tcPr>
          <w:p w14:paraId="6EDBBFDD" w14:textId="77777777" w:rsidR="00C5063E" w:rsidRPr="0071019E" w:rsidRDefault="00C5063E" w:rsidP="00054390">
            <w:pPr>
              <w:spacing w:line="276" w:lineRule="auto"/>
              <w:rPr>
                <w:sz w:val="20"/>
                <w:szCs w:val="20"/>
              </w:rPr>
            </w:pPr>
            <w:r w:rsidRPr="0071019E">
              <w:rPr>
                <w:sz w:val="20"/>
                <w:szCs w:val="20"/>
              </w:rPr>
              <w:t>09:40-09:45</w:t>
            </w:r>
          </w:p>
        </w:tc>
        <w:tc>
          <w:tcPr>
            <w:tcW w:w="2790" w:type="dxa"/>
            <w:hideMark/>
          </w:tcPr>
          <w:p w14:paraId="7F5C63BD" w14:textId="77777777" w:rsidR="00C5063E" w:rsidRPr="0071019E" w:rsidRDefault="00C5063E" w:rsidP="00054390">
            <w:pPr>
              <w:spacing w:line="276" w:lineRule="auto"/>
              <w:rPr>
                <w:sz w:val="20"/>
                <w:szCs w:val="20"/>
              </w:rPr>
            </w:pPr>
            <w:r w:rsidRPr="0071019E">
              <w:rPr>
                <w:sz w:val="20"/>
                <w:szCs w:val="20"/>
              </w:rPr>
              <w:t xml:space="preserve">Inject 1: </w:t>
            </w:r>
            <w:r w:rsidRPr="008976A2">
              <w:rPr>
                <w:sz w:val="20"/>
                <w:szCs w:val="20"/>
                <w:highlight w:val="yellow"/>
              </w:rPr>
              <w:t>Africa News interview</w:t>
            </w:r>
          </w:p>
        </w:tc>
        <w:tc>
          <w:tcPr>
            <w:tcW w:w="4860" w:type="dxa"/>
            <w:hideMark/>
          </w:tcPr>
          <w:p w14:paraId="166B3D94" w14:textId="77777777" w:rsidR="00C5063E" w:rsidRPr="0071019E" w:rsidRDefault="00C5063E" w:rsidP="00054390">
            <w:pPr>
              <w:spacing w:line="276" w:lineRule="auto"/>
              <w:rPr>
                <w:sz w:val="20"/>
                <w:szCs w:val="20"/>
              </w:rPr>
            </w:pPr>
            <w:r w:rsidRPr="0071019E">
              <w:rPr>
                <w:sz w:val="20"/>
                <w:szCs w:val="20"/>
              </w:rPr>
              <w:t>Farmer critically ill, cattle deaths, HCW infections, PPE shortage</w:t>
            </w:r>
          </w:p>
        </w:tc>
        <w:tc>
          <w:tcPr>
            <w:tcW w:w="3955" w:type="dxa"/>
            <w:hideMark/>
          </w:tcPr>
          <w:p w14:paraId="2B260A3E" w14:textId="77777777" w:rsidR="00C5063E" w:rsidRPr="0071019E" w:rsidRDefault="00C5063E" w:rsidP="00054390">
            <w:pPr>
              <w:spacing w:line="276" w:lineRule="auto"/>
              <w:rPr>
                <w:sz w:val="20"/>
                <w:szCs w:val="20"/>
              </w:rPr>
            </w:pPr>
            <w:r w:rsidRPr="0071019E">
              <w:rPr>
                <w:sz w:val="20"/>
                <w:szCs w:val="20"/>
              </w:rPr>
              <w:t>Groups identify immediate concern</w:t>
            </w:r>
          </w:p>
        </w:tc>
      </w:tr>
      <w:tr w:rsidR="00C5063E" w:rsidRPr="0071019E" w14:paraId="085EB882" w14:textId="77777777" w:rsidTr="0071019E">
        <w:tc>
          <w:tcPr>
            <w:tcW w:w="1345" w:type="dxa"/>
            <w:hideMark/>
          </w:tcPr>
          <w:p w14:paraId="26845D8E" w14:textId="77777777" w:rsidR="00C5063E" w:rsidRPr="0071019E" w:rsidRDefault="00C5063E" w:rsidP="00054390">
            <w:pPr>
              <w:spacing w:line="276" w:lineRule="auto"/>
              <w:rPr>
                <w:sz w:val="20"/>
                <w:szCs w:val="20"/>
              </w:rPr>
            </w:pPr>
            <w:r w:rsidRPr="0071019E">
              <w:rPr>
                <w:sz w:val="20"/>
                <w:szCs w:val="20"/>
              </w:rPr>
              <w:t>09:45-09:50</w:t>
            </w:r>
          </w:p>
        </w:tc>
        <w:tc>
          <w:tcPr>
            <w:tcW w:w="2790" w:type="dxa"/>
            <w:hideMark/>
          </w:tcPr>
          <w:p w14:paraId="3F05DEE3" w14:textId="77777777" w:rsidR="00C5063E" w:rsidRPr="0071019E" w:rsidRDefault="00C5063E" w:rsidP="00054390">
            <w:pPr>
              <w:spacing w:line="276" w:lineRule="auto"/>
              <w:rPr>
                <w:sz w:val="20"/>
                <w:szCs w:val="20"/>
              </w:rPr>
            </w:pPr>
            <w:r w:rsidRPr="0071019E">
              <w:rPr>
                <w:sz w:val="20"/>
                <w:szCs w:val="20"/>
              </w:rPr>
              <w:t>Inject 2: ProMED-style alert</w:t>
            </w:r>
          </w:p>
        </w:tc>
        <w:tc>
          <w:tcPr>
            <w:tcW w:w="4860" w:type="dxa"/>
            <w:hideMark/>
          </w:tcPr>
          <w:p w14:paraId="5F447D2F" w14:textId="77777777" w:rsidR="00C5063E" w:rsidRPr="0071019E" w:rsidRDefault="00C5063E" w:rsidP="00054390">
            <w:pPr>
              <w:spacing w:line="276" w:lineRule="auto"/>
              <w:rPr>
                <w:sz w:val="20"/>
                <w:szCs w:val="20"/>
              </w:rPr>
            </w:pPr>
            <w:r w:rsidRPr="0071019E">
              <w:rPr>
                <w:sz w:val="20"/>
                <w:szCs w:val="20"/>
              </w:rPr>
              <w:t>100 suspected human cases, 10 deaths, 1,000 cattle cases, 200 cattle deaths</w:t>
            </w:r>
          </w:p>
        </w:tc>
        <w:tc>
          <w:tcPr>
            <w:tcW w:w="3955" w:type="dxa"/>
            <w:hideMark/>
          </w:tcPr>
          <w:p w14:paraId="6183624B" w14:textId="77777777" w:rsidR="00C5063E" w:rsidRPr="0071019E" w:rsidRDefault="00C5063E" w:rsidP="00054390">
            <w:pPr>
              <w:spacing w:line="276" w:lineRule="auto"/>
              <w:rPr>
                <w:sz w:val="20"/>
                <w:szCs w:val="20"/>
              </w:rPr>
            </w:pPr>
            <w:r w:rsidRPr="0071019E">
              <w:rPr>
                <w:sz w:val="20"/>
                <w:szCs w:val="20"/>
              </w:rPr>
              <w:t>Groups identify reliable facts and gaps</w:t>
            </w:r>
          </w:p>
        </w:tc>
      </w:tr>
      <w:tr w:rsidR="00C5063E" w:rsidRPr="0071019E" w14:paraId="1991EE1D" w14:textId="77777777" w:rsidTr="0071019E">
        <w:tc>
          <w:tcPr>
            <w:tcW w:w="1345" w:type="dxa"/>
            <w:hideMark/>
          </w:tcPr>
          <w:p w14:paraId="34D8FDDD" w14:textId="77777777" w:rsidR="00C5063E" w:rsidRPr="0071019E" w:rsidRDefault="00C5063E" w:rsidP="00054390">
            <w:pPr>
              <w:spacing w:line="276" w:lineRule="auto"/>
              <w:rPr>
                <w:sz w:val="20"/>
                <w:szCs w:val="20"/>
              </w:rPr>
            </w:pPr>
            <w:r w:rsidRPr="0071019E">
              <w:rPr>
                <w:sz w:val="20"/>
                <w:szCs w:val="20"/>
              </w:rPr>
              <w:t>09:50-10:05</w:t>
            </w:r>
          </w:p>
        </w:tc>
        <w:tc>
          <w:tcPr>
            <w:tcW w:w="2790" w:type="dxa"/>
            <w:hideMark/>
          </w:tcPr>
          <w:p w14:paraId="038FC854" w14:textId="77777777" w:rsidR="00C5063E" w:rsidRPr="0071019E" w:rsidRDefault="00C5063E" w:rsidP="00054390">
            <w:pPr>
              <w:spacing w:line="276" w:lineRule="auto"/>
              <w:rPr>
                <w:sz w:val="20"/>
                <w:szCs w:val="20"/>
              </w:rPr>
            </w:pPr>
            <w:r w:rsidRPr="0071019E">
              <w:rPr>
                <w:sz w:val="20"/>
                <w:szCs w:val="20"/>
              </w:rPr>
              <w:t>Group work 1</w:t>
            </w:r>
          </w:p>
        </w:tc>
        <w:tc>
          <w:tcPr>
            <w:tcW w:w="4860" w:type="dxa"/>
            <w:hideMark/>
          </w:tcPr>
          <w:p w14:paraId="3E04E51B" w14:textId="07743168" w:rsidR="00C5063E" w:rsidRPr="0071019E" w:rsidRDefault="00C5063E" w:rsidP="00054390">
            <w:pPr>
              <w:spacing w:line="276" w:lineRule="auto"/>
              <w:rPr>
                <w:sz w:val="20"/>
                <w:szCs w:val="20"/>
              </w:rPr>
            </w:pPr>
            <w:r w:rsidRPr="0071019E">
              <w:rPr>
                <w:sz w:val="20"/>
                <w:szCs w:val="20"/>
              </w:rPr>
              <w:t xml:space="preserve">Use </w:t>
            </w:r>
            <w:r w:rsidR="00054390" w:rsidRPr="0071019E">
              <w:rPr>
                <w:sz w:val="20"/>
                <w:szCs w:val="20"/>
              </w:rPr>
              <w:t xml:space="preserve">the </w:t>
            </w:r>
            <w:r w:rsidRPr="0071019E">
              <w:rPr>
                <w:sz w:val="20"/>
                <w:szCs w:val="20"/>
              </w:rPr>
              <w:t>OODA-VUCA worksheet</w:t>
            </w:r>
          </w:p>
        </w:tc>
        <w:tc>
          <w:tcPr>
            <w:tcW w:w="3955" w:type="dxa"/>
            <w:hideMark/>
          </w:tcPr>
          <w:p w14:paraId="5CD60530" w14:textId="77777777" w:rsidR="00C5063E" w:rsidRPr="0071019E" w:rsidRDefault="00C5063E" w:rsidP="00054390">
            <w:pPr>
              <w:spacing w:line="276" w:lineRule="auto"/>
              <w:rPr>
                <w:sz w:val="20"/>
                <w:szCs w:val="20"/>
              </w:rPr>
            </w:pPr>
            <w:r w:rsidRPr="0071019E">
              <w:rPr>
                <w:sz w:val="20"/>
                <w:szCs w:val="20"/>
              </w:rPr>
              <w:t>Three decisions, one concern, one request to another group</w:t>
            </w:r>
          </w:p>
        </w:tc>
      </w:tr>
      <w:tr w:rsidR="00C5063E" w:rsidRPr="0071019E" w14:paraId="357D3A78" w14:textId="77777777" w:rsidTr="0071019E">
        <w:tc>
          <w:tcPr>
            <w:tcW w:w="1345" w:type="dxa"/>
            <w:hideMark/>
          </w:tcPr>
          <w:p w14:paraId="0E6882B0" w14:textId="77777777" w:rsidR="00C5063E" w:rsidRPr="0071019E" w:rsidRDefault="00C5063E" w:rsidP="00054390">
            <w:pPr>
              <w:spacing w:line="276" w:lineRule="auto"/>
              <w:rPr>
                <w:sz w:val="20"/>
                <w:szCs w:val="20"/>
              </w:rPr>
            </w:pPr>
            <w:r w:rsidRPr="0071019E">
              <w:rPr>
                <w:sz w:val="20"/>
                <w:szCs w:val="20"/>
              </w:rPr>
              <w:t>10:05-10:15</w:t>
            </w:r>
          </w:p>
        </w:tc>
        <w:tc>
          <w:tcPr>
            <w:tcW w:w="2790" w:type="dxa"/>
            <w:hideMark/>
          </w:tcPr>
          <w:p w14:paraId="5A6A5D99" w14:textId="77777777" w:rsidR="00C5063E" w:rsidRPr="0071019E" w:rsidRDefault="00C5063E" w:rsidP="00054390">
            <w:pPr>
              <w:spacing w:line="276" w:lineRule="auto"/>
              <w:rPr>
                <w:sz w:val="20"/>
                <w:szCs w:val="20"/>
              </w:rPr>
            </w:pPr>
            <w:r w:rsidRPr="0071019E">
              <w:rPr>
                <w:sz w:val="20"/>
                <w:szCs w:val="20"/>
              </w:rPr>
              <w:t>Decision-card submission</w:t>
            </w:r>
          </w:p>
        </w:tc>
        <w:tc>
          <w:tcPr>
            <w:tcW w:w="4860" w:type="dxa"/>
            <w:hideMark/>
          </w:tcPr>
          <w:p w14:paraId="3D95913F" w14:textId="77777777" w:rsidR="00C5063E" w:rsidRPr="0071019E" w:rsidRDefault="00C5063E" w:rsidP="00054390">
            <w:pPr>
              <w:spacing w:line="276" w:lineRule="auto"/>
              <w:rPr>
                <w:sz w:val="20"/>
                <w:szCs w:val="20"/>
              </w:rPr>
            </w:pPr>
            <w:r w:rsidRPr="0071019E">
              <w:rPr>
                <w:sz w:val="20"/>
                <w:szCs w:val="20"/>
              </w:rPr>
              <w:t>Collect cards and score dashboard indicators</w:t>
            </w:r>
          </w:p>
        </w:tc>
        <w:tc>
          <w:tcPr>
            <w:tcW w:w="3955" w:type="dxa"/>
            <w:hideMark/>
          </w:tcPr>
          <w:p w14:paraId="2DF1EF7C" w14:textId="77777777" w:rsidR="00C5063E" w:rsidRPr="0071019E" w:rsidRDefault="00C5063E" w:rsidP="00054390">
            <w:pPr>
              <w:spacing w:line="276" w:lineRule="auto"/>
              <w:rPr>
                <w:sz w:val="20"/>
                <w:szCs w:val="20"/>
              </w:rPr>
            </w:pPr>
            <w:r w:rsidRPr="0071019E">
              <w:rPr>
                <w:sz w:val="20"/>
                <w:szCs w:val="20"/>
              </w:rPr>
              <w:t>Dashboard update 1 prepared</w:t>
            </w:r>
          </w:p>
        </w:tc>
      </w:tr>
      <w:tr w:rsidR="00C5063E" w:rsidRPr="0071019E" w14:paraId="4A72C86B" w14:textId="77777777" w:rsidTr="0071019E">
        <w:tc>
          <w:tcPr>
            <w:tcW w:w="1345" w:type="dxa"/>
            <w:hideMark/>
          </w:tcPr>
          <w:p w14:paraId="2038DFF1" w14:textId="77777777" w:rsidR="00C5063E" w:rsidRPr="0071019E" w:rsidRDefault="00C5063E" w:rsidP="00054390">
            <w:pPr>
              <w:spacing w:line="276" w:lineRule="auto"/>
              <w:rPr>
                <w:sz w:val="20"/>
                <w:szCs w:val="20"/>
              </w:rPr>
            </w:pPr>
            <w:r w:rsidRPr="0071019E">
              <w:rPr>
                <w:sz w:val="20"/>
                <w:szCs w:val="20"/>
              </w:rPr>
              <w:t>10:15-10:20</w:t>
            </w:r>
          </w:p>
        </w:tc>
        <w:tc>
          <w:tcPr>
            <w:tcW w:w="2790" w:type="dxa"/>
            <w:hideMark/>
          </w:tcPr>
          <w:p w14:paraId="40F3EBEE" w14:textId="77777777" w:rsidR="00C5063E" w:rsidRPr="0071019E" w:rsidRDefault="00C5063E" w:rsidP="00054390">
            <w:pPr>
              <w:spacing w:line="276" w:lineRule="auto"/>
              <w:rPr>
                <w:sz w:val="20"/>
                <w:szCs w:val="20"/>
              </w:rPr>
            </w:pPr>
            <w:r w:rsidRPr="008976A2">
              <w:rPr>
                <w:sz w:val="20"/>
                <w:szCs w:val="20"/>
                <w:highlight w:val="yellow"/>
              </w:rPr>
              <w:t>Dashboard update 1</w:t>
            </w:r>
          </w:p>
        </w:tc>
        <w:tc>
          <w:tcPr>
            <w:tcW w:w="4860" w:type="dxa"/>
            <w:hideMark/>
          </w:tcPr>
          <w:p w14:paraId="68AED8F5" w14:textId="77777777" w:rsidR="00C5063E" w:rsidRPr="0071019E" w:rsidRDefault="00C5063E" w:rsidP="00054390">
            <w:pPr>
              <w:spacing w:line="276" w:lineRule="auto"/>
              <w:rPr>
                <w:sz w:val="20"/>
                <w:szCs w:val="20"/>
              </w:rPr>
            </w:pPr>
            <w:r w:rsidRPr="0071019E">
              <w:rPr>
                <w:sz w:val="20"/>
                <w:szCs w:val="20"/>
              </w:rPr>
              <w:t>Show early effects of action, delay or fragmentation</w:t>
            </w:r>
          </w:p>
        </w:tc>
        <w:tc>
          <w:tcPr>
            <w:tcW w:w="3955" w:type="dxa"/>
            <w:hideMark/>
          </w:tcPr>
          <w:p w14:paraId="16C6247F" w14:textId="77777777" w:rsidR="00C5063E" w:rsidRPr="0071019E" w:rsidRDefault="00C5063E" w:rsidP="00054390">
            <w:pPr>
              <w:spacing w:line="276" w:lineRule="auto"/>
              <w:rPr>
                <w:sz w:val="20"/>
                <w:szCs w:val="20"/>
              </w:rPr>
            </w:pPr>
            <w:r w:rsidRPr="0071019E">
              <w:rPr>
                <w:sz w:val="20"/>
                <w:szCs w:val="20"/>
              </w:rPr>
              <w:t>Participants see consequences</w:t>
            </w:r>
          </w:p>
        </w:tc>
      </w:tr>
      <w:tr w:rsidR="00C5063E" w:rsidRPr="0071019E" w14:paraId="6D7A5E55" w14:textId="77777777" w:rsidTr="0071019E">
        <w:tc>
          <w:tcPr>
            <w:tcW w:w="1345" w:type="dxa"/>
            <w:hideMark/>
          </w:tcPr>
          <w:p w14:paraId="307F9820" w14:textId="77777777" w:rsidR="00C5063E" w:rsidRPr="0071019E" w:rsidRDefault="00C5063E" w:rsidP="00054390">
            <w:pPr>
              <w:spacing w:line="276" w:lineRule="auto"/>
              <w:rPr>
                <w:sz w:val="20"/>
                <w:szCs w:val="20"/>
              </w:rPr>
            </w:pPr>
            <w:r w:rsidRPr="0071019E">
              <w:rPr>
                <w:sz w:val="20"/>
                <w:szCs w:val="20"/>
              </w:rPr>
              <w:t>10:20-10:23</w:t>
            </w:r>
          </w:p>
        </w:tc>
        <w:tc>
          <w:tcPr>
            <w:tcW w:w="2790" w:type="dxa"/>
            <w:hideMark/>
          </w:tcPr>
          <w:p w14:paraId="29FBC2A4" w14:textId="77777777" w:rsidR="00C5063E" w:rsidRPr="0071019E" w:rsidRDefault="00C5063E" w:rsidP="00054390">
            <w:pPr>
              <w:spacing w:line="276" w:lineRule="auto"/>
              <w:rPr>
                <w:sz w:val="20"/>
                <w:szCs w:val="20"/>
              </w:rPr>
            </w:pPr>
            <w:r w:rsidRPr="0071019E">
              <w:rPr>
                <w:sz w:val="20"/>
                <w:szCs w:val="20"/>
              </w:rPr>
              <w:t>Inject 3: Unhappy farmers</w:t>
            </w:r>
          </w:p>
        </w:tc>
        <w:tc>
          <w:tcPr>
            <w:tcW w:w="4860" w:type="dxa"/>
            <w:hideMark/>
          </w:tcPr>
          <w:p w14:paraId="3A66DE34" w14:textId="77777777" w:rsidR="00C5063E" w:rsidRPr="0071019E" w:rsidRDefault="00C5063E" w:rsidP="00054390">
            <w:pPr>
              <w:spacing w:line="276" w:lineRule="auto"/>
              <w:rPr>
                <w:sz w:val="20"/>
                <w:szCs w:val="20"/>
              </w:rPr>
            </w:pPr>
            <w:r w:rsidRPr="0071019E">
              <w:rPr>
                <w:sz w:val="20"/>
                <w:szCs w:val="20"/>
              </w:rPr>
              <w:t>Farmers refuse surveillance and hide cattle</w:t>
            </w:r>
          </w:p>
        </w:tc>
        <w:tc>
          <w:tcPr>
            <w:tcW w:w="3955" w:type="dxa"/>
            <w:hideMark/>
          </w:tcPr>
          <w:p w14:paraId="17673574" w14:textId="77777777" w:rsidR="00C5063E" w:rsidRPr="0071019E" w:rsidRDefault="00C5063E" w:rsidP="00054390">
            <w:pPr>
              <w:spacing w:line="276" w:lineRule="auto"/>
              <w:rPr>
                <w:sz w:val="20"/>
                <w:szCs w:val="20"/>
              </w:rPr>
            </w:pPr>
            <w:r w:rsidRPr="0071019E">
              <w:rPr>
                <w:sz w:val="20"/>
                <w:szCs w:val="20"/>
              </w:rPr>
              <w:t>Groups consider trust and livelihoods</w:t>
            </w:r>
          </w:p>
        </w:tc>
      </w:tr>
      <w:tr w:rsidR="00C5063E" w:rsidRPr="0071019E" w14:paraId="310F68D8" w14:textId="77777777" w:rsidTr="0071019E">
        <w:tc>
          <w:tcPr>
            <w:tcW w:w="1345" w:type="dxa"/>
            <w:hideMark/>
          </w:tcPr>
          <w:p w14:paraId="0A81CFC1" w14:textId="77777777" w:rsidR="00C5063E" w:rsidRPr="0071019E" w:rsidRDefault="00C5063E" w:rsidP="00054390">
            <w:pPr>
              <w:spacing w:line="276" w:lineRule="auto"/>
              <w:rPr>
                <w:sz w:val="20"/>
                <w:szCs w:val="20"/>
              </w:rPr>
            </w:pPr>
            <w:r w:rsidRPr="0071019E">
              <w:rPr>
                <w:sz w:val="20"/>
                <w:szCs w:val="20"/>
              </w:rPr>
              <w:t>10:23-10:27</w:t>
            </w:r>
          </w:p>
        </w:tc>
        <w:tc>
          <w:tcPr>
            <w:tcW w:w="2790" w:type="dxa"/>
            <w:hideMark/>
          </w:tcPr>
          <w:p w14:paraId="310BCFBE" w14:textId="77777777" w:rsidR="00C5063E" w:rsidRPr="0071019E" w:rsidRDefault="00C5063E" w:rsidP="00054390">
            <w:pPr>
              <w:spacing w:line="276" w:lineRule="auto"/>
              <w:rPr>
                <w:sz w:val="20"/>
                <w:szCs w:val="20"/>
              </w:rPr>
            </w:pPr>
            <w:r w:rsidRPr="0071019E">
              <w:rPr>
                <w:sz w:val="20"/>
                <w:szCs w:val="20"/>
              </w:rPr>
              <w:t>Inject 4: Social media rumour</w:t>
            </w:r>
          </w:p>
        </w:tc>
        <w:tc>
          <w:tcPr>
            <w:tcW w:w="4860" w:type="dxa"/>
            <w:hideMark/>
          </w:tcPr>
          <w:p w14:paraId="2D2D8171" w14:textId="7B91DB9A" w:rsidR="00C5063E" w:rsidRPr="0071019E" w:rsidRDefault="00C5063E" w:rsidP="00054390">
            <w:pPr>
              <w:spacing w:line="276" w:lineRule="auto"/>
              <w:rPr>
                <w:sz w:val="20"/>
                <w:szCs w:val="20"/>
              </w:rPr>
            </w:pPr>
            <w:r w:rsidRPr="0071019E">
              <w:rPr>
                <w:sz w:val="20"/>
                <w:szCs w:val="20"/>
              </w:rPr>
              <w:t xml:space="preserve">Government accused of hiding </w:t>
            </w:r>
            <w:r w:rsidR="00054390" w:rsidRPr="0071019E">
              <w:rPr>
                <w:sz w:val="20"/>
                <w:szCs w:val="20"/>
              </w:rPr>
              <w:t xml:space="preserve">the </w:t>
            </w:r>
            <w:r w:rsidRPr="0071019E">
              <w:rPr>
                <w:sz w:val="20"/>
                <w:szCs w:val="20"/>
              </w:rPr>
              <w:t xml:space="preserve">truth for </w:t>
            </w:r>
            <w:r w:rsidR="00054390" w:rsidRPr="0071019E">
              <w:rPr>
                <w:sz w:val="20"/>
                <w:szCs w:val="20"/>
              </w:rPr>
              <w:t xml:space="preserve">the </w:t>
            </w:r>
            <w:r w:rsidRPr="0071019E">
              <w:rPr>
                <w:sz w:val="20"/>
                <w:szCs w:val="20"/>
              </w:rPr>
              <w:t>beef industry</w:t>
            </w:r>
          </w:p>
        </w:tc>
        <w:tc>
          <w:tcPr>
            <w:tcW w:w="3955" w:type="dxa"/>
            <w:hideMark/>
          </w:tcPr>
          <w:p w14:paraId="45CBA896" w14:textId="77777777" w:rsidR="00C5063E" w:rsidRPr="0071019E" w:rsidRDefault="00C5063E" w:rsidP="00054390">
            <w:pPr>
              <w:spacing w:line="276" w:lineRule="auto"/>
              <w:rPr>
                <w:sz w:val="20"/>
                <w:szCs w:val="20"/>
              </w:rPr>
            </w:pPr>
            <w:r w:rsidRPr="0071019E">
              <w:rPr>
                <w:sz w:val="20"/>
                <w:szCs w:val="20"/>
              </w:rPr>
              <w:t>RCCE and media pressure increase</w:t>
            </w:r>
          </w:p>
        </w:tc>
      </w:tr>
      <w:tr w:rsidR="00C5063E" w:rsidRPr="0071019E" w14:paraId="21DE8113" w14:textId="77777777" w:rsidTr="0071019E">
        <w:tc>
          <w:tcPr>
            <w:tcW w:w="1345" w:type="dxa"/>
            <w:hideMark/>
          </w:tcPr>
          <w:p w14:paraId="373604F4" w14:textId="77777777" w:rsidR="00C5063E" w:rsidRPr="0071019E" w:rsidRDefault="00C5063E" w:rsidP="00054390">
            <w:pPr>
              <w:spacing w:line="276" w:lineRule="auto"/>
              <w:rPr>
                <w:sz w:val="20"/>
                <w:szCs w:val="20"/>
              </w:rPr>
            </w:pPr>
            <w:r w:rsidRPr="0071019E">
              <w:rPr>
                <w:sz w:val="20"/>
                <w:szCs w:val="20"/>
              </w:rPr>
              <w:t>10:27-10:42</w:t>
            </w:r>
          </w:p>
        </w:tc>
        <w:tc>
          <w:tcPr>
            <w:tcW w:w="2790" w:type="dxa"/>
            <w:hideMark/>
          </w:tcPr>
          <w:p w14:paraId="2E68E05B" w14:textId="77777777" w:rsidR="00C5063E" w:rsidRPr="0071019E" w:rsidRDefault="00C5063E" w:rsidP="00054390">
            <w:pPr>
              <w:spacing w:line="276" w:lineRule="auto"/>
              <w:rPr>
                <w:sz w:val="20"/>
                <w:szCs w:val="20"/>
              </w:rPr>
            </w:pPr>
            <w:r w:rsidRPr="0071019E">
              <w:rPr>
                <w:sz w:val="20"/>
                <w:szCs w:val="20"/>
              </w:rPr>
              <w:t>Group work 2</w:t>
            </w:r>
          </w:p>
        </w:tc>
        <w:tc>
          <w:tcPr>
            <w:tcW w:w="4860" w:type="dxa"/>
            <w:hideMark/>
          </w:tcPr>
          <w:p w14:paraId="0873C320" w14:textId="77777777" w:rsidR="00C5063E" w:rsidRPr="0071019E" w:rsidRDefault="00C5063E" w:rsidP="00054390">
            <w:pPr>
              <w:spacing w:line="276" w:lineRule="auto"/>
              <w:rPr>
                <w:sz w:val="20"/>
                <w:szCs w:val="20"/>
              </w:rPr>
            </w:pPr>
            <w:r w:rsidRPr="0071019E">
              <w:rPr>
                <w:sz w:val="20"/>
                <w:szCs w:val="20"/>
              </w:rPr>
              <w:t>Focus on trust, communication and farmer cooperation</w:t>
            </w:r>
          </w:p>
        </w:tc>
        <w:tc>
          <w:tcPr>
            <w:tcW w:w="3955" w:type="dxa"/>
            <w:hideMark/>
          </w:tcPr>
          <w:p w14:paraId="5C1161B7" w14:textId="77777777" w:rsidR="00C5063E" w:rsidRPr="0071019E" w:rsidRDefault="00C5063E" w:rsidP="00054390">
            <w:pPr>
              <w:spacing w:line="276" w:lineRule="auto"/>
              <w:rPr>
                <w:sz w:val="20"/>
                <w:szCs w:val="20"/>
              </w:rPr>
            </w:pPr>
            <w:r w:rsidRPr="0071019E">
              <w:rPr>
                <w:sz w:val="20"/>
                <w:szCs w:val="20"/>
              </w:rPr>
              <w:t>Practical RCCE message and priority decisions</w:t>
            </w:r>
          </w:p>
        </w:tc>
      </w:tr>
      <w:tr w:rsidR="00C5063E" w:rsidRPr="0071019E" w14:paraId="26D2529E" w14:textId="77777777" w:rsidTr="0071019E">
        <w:tc>
          <w:tcPr>
            <w:tcW w:w="1345" w:type="dxa"/>
            <w:hideMark/>
          </w:tcPr>
          <w:p w14:paraId="700A7657" w14:textId="77777777" w:rsidR="00C5063E" w:rsidRPr="0071019E" w:rsidRDefault="00C5063E" w:rsidP="00054390">
            <w:pPr>
              <w:spacing w:line="276" w:lineRule="auto"/>
              <w:rPr>
                <w:sz w:val="20"/>
                <w:szCs w:val="20"/>
              </w:rPr>
            </w:pPr>
            <w:r w:rsidRPr="0071019E">
              <w:rPr>
                <w:sz w:val="20"/>
                <w:szCs w:val="20"/>
              </w:rPr>
              <w:t>10:42-10:50</w:t>
            </w:r>
          </w:p>
        </w:tc>
        <w:tc>
          <w:tcPr>
            <w:tcW w:w="2790" w:type="dxa"/>
            <w:hideMark/>
          </w:tcPr>
          <w:p w14:paraId="5C6AC989" w14:textId="77777777" w:rsidR="00C5063E" w:rsidRPr="0071019E" w:rsidRDefault="00C5063E" w:rsidP="00054390">
            <w:pPr>
              <w:spacing w:line="276" w:lineRule="auto"/>
              <w:rPr>
                <w:sz w:val="20"/>
                <w:szCs w:val="20"/>
              </w:rPr>
            </w:pPr>
            <w:r w:rsidRPr="0071019E">
              <w:rPr>
                <w:sz w:val="20"/>
                <w:szCs w:val="20"/>
              </w:rPr>
              <w:t>Cross-group negotiation 1</w:t>
            </w:r>
          </w:p>
        </w:tc>
        <w:tc>
          <w:tcPr>
            <w:tcW w:w="4860" w:type="dxa"/>
            <w:hideMark/>
          </w:tcPr>
          <w:p w14:paraId="07C27633" w14:textId="77777777" w:rsidR="00C5063E" w:rsidRPr="0071019E" w:rsidRDefault="00C5063E" w:rsidP="00054390">
            <w:pPr>
              <w:spacing w:line="276" w:lineRule="auto"/>
              <w:rPr>
                <w:sz w:val="20"/>
                <w:szCs w:val="20"/>
              </w:rPr>
            </w:pPr>
            <w:r w:rsidRPr="0071019E">
              <w:rPr>
                <w:sz w:val="20"/>
                <w:szCs w:val="20"/>
              </w:rPr>
              <w:t>Groups seek support from another group</w:t>
            </w:r>
          </w:p>
        </w:tc>
        <w:tc>
          <w:tcPr>
            <w:tcW w:w="3955" w:type="dxa"/>
            <w:hideMark/>
          </w:tcPr>
          <w:p w14:paraId="4A3D2572" w14:textId="77777777" w:rsidR="00C5063E" w:rsidRPr="0071019E" w:rsidRDefault="00C5063E" w:rsidP="00054390">
            <w:pPr>
              <w:spacing w:line="276" w:lineRule="auto"/>
              <w:rPr>
                <w:sz w:val="20"/>
                <w:szCs w:val="20"/>
              </w:rPr>
            </w:pPr>
            <w:r w:rsidRPr="0071019E">
              <w:rPr>
                <w:sz w:val="20"/>
                <w:szCs w:val="20"/>
              </w:rPr>
              <w:t>One negotiated request/action per group</w:t>
            </w:r>
          </w:p>
        </w:tc>
      </w:tr>
      <w:tr w:rsidR="00C5063E" w:rsidRPr="0071019E" w14:paraId="2F8FA640" w14:textId="77777777" w:rsidTr="0071019E">
        <w:tc>
          <w:tcPr>
            <w:tcW w:w="1345" w:type="dxa"/>
            <w:hideMark/>
          </w:tcPr>
          <w:p w14:paraId="6DB846D2" w14:textId="77777777" w:rsidR="00C5063E" w:rsidRPr="0071019E" w:rsidRDefault="00C5063E" w:rsidP="00054390">
            <w:pPr>
              <w:spacing w:line="276" w:lineRule="auto"/>
              <w:rPr>
                <w:sz w:val="20"/>
                <w:szCs w:val="20"/>
              </w:rPr>
            </w:pPr>
            <w:r w:rsidRPr="0071019E">
              <w:rPr>
                <w:sz w:val="20"/>
                <w:szCs w:val="20"/>
              </w:rPr>
              <w:t>10:50-11:05</w:t>
            </w:r>
          </w:p>
        </w:tc>
        <w:tc>
          <w:tcPr>
            <w:tcW w:w="2790" w:type="dxa"/>
            <w:hideMark/>
          </w:tcPr>
          <w:p w14:paraId="5181D4CF" w14:textId="77777777" w:rsidR="00C5063E" w:rsidRPr="008976A2" w:rsidRDefault="00C5063E" w:rsidP="00054390">
            <w:pPr>
              <w:spacing w:line="276" w:lineRule="auto"/>
              <w:rPr>
                <w:sz w:val="20"/>
                <w:szCs w:val="20"/>
                <w:highlight w:val="yellow"/>
              </w:rPr>
            </w:pPr>
            <w:r w:rsidRPr="008976A2">
              <w:rPr>
                <w:sz w:val="20"/>
                <w:szCs w:val="20"/>
                <w:highlight w:val="yellow"/>
              </w:rPr>
              <w:t>Coffee and facilitator huddle</w:t>
            </w:r>
          </w:p>
        </w:tc>
        <w:tc>
          <w:tcPr>
            <w:tcW w:w="4860" w:type="dxa"/>
            <w:hideMark/>
          </w:tcPr>
          <w:p w14:paraId="7CCDE00A" w14:textId="77777777" w:rsidR="00C5063E" w:rsidRPr="0071019E" w:rsidRDefault="00C5063E" w:rsidP="00054390">
            <w:pPr>
              <w:spacing w:line="276" w:lineRule="auto"/>
              <w:rPr>
                <w:sz w:val="20"/>
                <w:szCs w:val="20"/>
              </w:rPr>
            </w:pPr>
            <w:r w:rsidRPr="0071019E">
              <w:rPr>
                <w:sz w:val="20"/>
                <w:szCs w:val="20"/>
              </w:rPr>
              <w:t>Dashboard team updates indicators; facilitators note group dynamics</w:t>
            </w:r>
          </w:p>
        </w:tc>
        <w:tc>
          <w:tcPr>
            <w:tcW w:w="3955" w:type="dxa"/>
            <w:hideMark/>
          </w:tcPr>
          <w:p w14:paraId="0118CD7B" w14:textId="77777777" w:rsidR="00C5063E" w:rsidRPr="0071019E" w:rsidRDefault="00C5063E" w:rsidP="00054390">
            <w:pPr>
              <w:spacing w:line="276" w:lineRule="auto"/>
              <w:rPr>
                <w:sz w:val="20"/>
                <w:szCs w:val="20"/>
              </w:rPr>
            </w:pPr>
            <w:r w:rsidRPr="0071019E">
              <w:rPr>
                <w:sz w:val="20"/>
                <w:szCs w:val="20"/>
              </w:rPr>
              <w:t>Dashboard update 2 ready</w:t>
            </w:r>
          </w:p>
        </w:tc>
      </w:tr>
      <w:tr w:rsidR="00C5063E" w:rsidRPr="0071019E" w14:paraId="4F7F7B3D" w14:textId="77777777" w:rsidTr="0071019E">
        <w:tc>
          <w:tcPr>
            <w:tcW w:w="1345" w:type="dxa"/>
            <w:hideMark/>
          </w:tcPr>
          <w:p w14:paraId="34E9B26E" w14:textId="77777777" w:rsidR="00C5063E" w:rsidRPr="0071019E" w:rsidRDefault="00C5063E" w:rsidP="00054390">
            <w:pPr>
              <w:spacing w:line="276" w:lineRule="auto"/>
              <w:rPr>
                <w:sz w:val="20"/>
                <w:szCs w:val="20"/>
              </w:rPr>
            </w:pPr>
            <w:r w:rsidRPr="0071019E">
              <w:rPr>
                <w:sz w:val="20"/>
                <w:szCs w:val="20"/>
              </w:rPr>
              <w:t>11:05-11:10</w:t>
            </w:r>
          </w:p>
        </w:tc>
        <w:tc>
          <w:tcPr>
            <w:tcW w:w="2790" w:type="dxa"/>
            <w:hideMark/>
          </w:tcPr>
          <w:p w14:paraId="046EE864" w14:textId="77777777" w:rsidR="00C5063E" w:rsidRPr="0071019E" w:rsidRDefault="00C5063E" w:rsidP="00054390">
            <w:pPr>
              <w:spacing w:line="276" w:lineRule="auto"/>
              <w:rPr>
                <w:sz w:val="20"/>
                <w:szCs w:val="20"/>
              </w:rPr>
            </w:pPr>
            <w:r w:rsidRPr="0071019E">
              <w:rPr>
                <w:sz w:val="20"/>
                <w:szCs w:val="20"/>
              </w:rPr>
              <w:t>Inject 5: Suspected Oxford case</w:t>
            </w:r>
          </w:p>
        </w:tc>
        <w:tc>
          <w:tcPr>
            <w:tcW w:w="4860" w:type="dxa"/>
            <w:hideMark/>
          </w:tcPr>
          <w:p w14:paraId="2DD5E58F" w14:textId="6616BA26" w:rsidR="00C5063E" w:rsidRPr="0071019E" w:rsidRDefault="00C5063E" w:rsidP="00054390">
            <w:pPr>
              <w:spacing w:line="276" w:lineRule="auto"/>
              <w:rPr>
                <w:sz w:val="20"/>
                <w:szCs w:val="20"/>
              </w:rPr>
            </w:pPr>
            <w:r w:rsidRPr="0071019E">
              <w:rPr>
                <w:sz w:val="20"/>
                <w:szCs w:val="20"/>
              </w:rPr>
              <w:t xml:space="preserve">Possible international spread reported informally, then by </w:t>
            </w:r>
            <w:r w:rsidR="00DB4843" w:rsidRPr="0071019E">
              <w:rPr>
                <w:sz w:val="20"/>
                <w:szCs w:val="20"/>
              </w:rPr>
              <w:t xml:space="preserve">the </w:t>
            </w:r>
            <w:r w:rsidRPr="0071019E">
              <w:rPr>
                <w:sz w:val="20"/>
                <w:szCs w:val="20"/>
              </w:rPr>
              <w:t>media</w:t>
            </w:r>
          </w:p>
        </w:tc>
        <w:tc>
          <w:tcPr>
            <w:tcW w:w="3955" w:type="dxa"/>
            <w:hideMark/>
          </w:tcPr>
          <w:p w14:paraId="01D47B01" w14:textId="77777777" w:rsidR="00C5063E" w:rsidRPr="0071019E" w:rsidRDefault="00C5063E" w:rsidP="00054390">
            <w:pPr>
              <w:spacing w:line="276" w:lineRule="auto"/>
              <w:rPr>
                <w:sz w:val="20"/>
                <w:szCs w:val="20"/>
              </w:rPr>
            </w:pPr>
            <w:r w:rsidRPr="0071019E">
              <w:rPr>
                <w:sz w:val="20"/>
                <w:szCs w:val="20"/>
              </w:rPr>
              <w:t>Groups address international implications</w:t>
            </w:r>
          </w:p>
        </w:tc>
      </w:tr>
      <w:tr w:rsidR="00C5063E" w:rsidRPr="0071019E" w14:paraId="166B1EAE" w14:textId="77777777" w:rsidTr="0071019E">
        <w:tc>
          <w:tcPr>
            <w:tcW w:w="1345" w:type="dxa"/>
            <w:hideMark/>
          </w:tcPr>
          <w:p w14:paraId="68A7B940" w14:textId="77777777" w:rsidR="00C5063E" w:rsidRPr="0071019E" w:rsidRDefault="00C5063E" w:rsidP="00054390">
            <w:pPr>
              <w:spacing w:line="276" w:lineRule="auto"/>
              <w:rPr>
                <w:sz w:val="20"/>
                <w:szCs w:val="20"/>
              </w:rPr>
            </w:pPr>
            <w:r w:rsidRPr="0071019E">
              <w:rPr>
                <w:sz w:val="20"/>
                <w:szCs w:val="20"/>
              </w:rPr>
              <w:t>11:10-11:15</w:t>
            </w:r>
          </w:p>
        </w:tc>
        <w:tc>
          <w:tcPr>
            <w:tcW w:w="2790" w:type="dxa"/>
            <w:hideMark/>
          </w:tcPr>
          <w:p w14:paraId="057ABC7F" w14:textId="77777777" w:rsidR="00C5063E" w:rsidRPr="0071019E" w:rsidRDefault="00C5063E" w:rsidP="00054390">
            <w:pPr>
              <w:spacing w:line="276" w:lineRule="auto"/>
              <w:rPr>
                <w:sz w:val="20"/>
                <w:szCs w:val="20"/>
              </w:rPr>
            </w:pPr>
            <w:r w:rsidRPr="0071019E">
              <w:rPr>
                <w:sz w:val="20"/>
                <w:szCs w:val="20"/>
              </w:rPr>
              <w:t>Inject 6: WHO confirmation</w:t>
            </w:r>
          </w:p>
        </w:tc>
        <w:tc>
          <w:tcPr>
            <w:tcW w:w="4860" w:type="dxa"/>
            <w:hideMark/>
          </w:tcPr>
          <w:p w14:paraId="509E0B5C" w14:textId="77777777" w:rsidR="00C5063E" w:rsidRPr="0071019E" w:rsidRDefault="00C5063E" w:rsidP="00054390">
            <w:pPr>
              <w:spacing w:line="276" w:lineRule="auto"/>
              <w:rPr>
                <w:sz w:val="20"/>
                <w:szCs w:val="20"/>
              </w:rPr>
            </w:pPr>
            <w:r w:rsidRPr="0071019E">
              <w:rPr>
                <w:sz w:val="20"/>
                <w:szCs w:val="20"/>
              </w:rPr>
              <w:t>Novel Nipah-like virus confirmed; droplet/contact likely; PHEIC declared</w:t>
            </w:r>
          </w:p>
        </w:tc>
        <w:tc>
          <w:tcPr>
            <w:tcW w:w="3955" w:type="dxa"/>
            <w:hideMark/>
          </w:tcPr>
          <w:p w14:paraId="5A269D3D" w14:textId="42A4D83B" w:rsidR="00C5063E" w:rsidRPr="0071019E" w:rsidRDefault="00C5063E" w:rsidP="00054390">
            <w:pPr>
              <w:spacing w:line="276" w:lineRule="auto"/>
              <w:rPr>
                <w:sz w:val="20"/>
                <w:szCs w:val="20"/>
              </w:rPr>
            </w:pPr>
            <w:r w:rsidRPr="0071019E">
              <w:rPr>
                <w:sz w:val="20"/>
                <w:szCs w:val="20"/>
              </w:rPr>
              <w:t xml:space="preserve">Groups reassess </w:t>
            </w:r>
            <w:r w:rsidR="00DB4843" w:rsidRPr="0071019E">
              <w:rPr>
                <w:sz w:val="20"/>
                <w:szCs w:val="20"/>
              </w:rPr>
              <w:t xml:space="preserve">the </w:t>
            </w:r>
            <w:r w:rsidRPr="0071019E">
              <w:rPr>
                <w:sz w:val="20"/>
                <w:szCs w:val="20"/>
              </w:rPr>
              <w:t>response strategy</w:t>
            </w:r>
          </w:p>
        </w:tc>
      </w:tr>
      <w:tr w:rsidR="00C5063E" w:rsidRPr="0071019E" w14:paraId="57D00670" w14:textId="77777777" w:rsidTr="0071019E">
        <w:tc>
          <w:tcPr>
            <w:tcW w:w="1345" w:type="dxa"/>
            <w:hideMark/>
          </w:tcPr>
          <w:p w14:paraId="2684B3CF" w14:textId="77777777" w:rsidR="00C5063E" w:rsidRPr="0071019E" w:rsidRDefault="00C5063E" w:rsidP="00054390">
            <w:pPr>
              <w:spacing w:line="276" w:lineRule="auto"/>
              <w:rPr>
                <w:sz w:val="20"/>
                <w:szCs w:val="20"/>
              </w:rPr>
            </w:pPr>
            <w:r w:rsidRPr="0071019E">
              <w:rPr>
                <w:sz w:val="20"/>
                <w:szCs w:val="20"/>
              </w:rPr>
              <w:t>11:15-11:20</w:t>
            </w:r>
          </w:p>
        </w:tc>
        <w:tc>
          <w:tcPr>
            <w:tcW w:w="2790" w:type="dxa"/>
            <w:hideMark/>
          </w:tcPr>
          <w:p w14:paraId="4BF2C153" w14:textId="77777777" w:rsidR="00C5063E" w:rsidRPr="0071019E" w:rsidRDefault="00C5063E" w:rsidP="00054390">
            <w:pPr>
              <w:spacing w:line="276" w:lineRule="auto"/>
              <w:rPr>
                <w:sz w:val="20"/>
                <w:szCs w:val="20"/>
              </w:rPr>
            </w:pPr>
            <w:r w:rsidRPr="0071019E">
              <w:rPr>
                <w:sz w:val="20"/>
                <w:szCs w:val="20"/>
              </w:rPr>
              <w:t xml:space="preserve">Inject 7: </w:t>
            </w:r>
            <w:r w:rsidRPr="008976A2">
              <w:rPr>
                <w:sz w:val="20"/>
                <w:szCs w:val="20"/>
                <w:highlight w:val="yellow"/>
              </w:rPr>
              <w:t>Scientific controversy</w:t>
            </w:r>
          </w:p>
        </w:tc>
        <w:tc>
          <w:tcPr>
            <w:tcW w:w="4860" w:type="dxa"/>
            <w:hideMark/>
          </w:tcPr>
          <w:p w14:paraId="3AEF5EAD" w14:textId="77777777" w:rsidR="00C5063E" w:rsidRPr="0071019E" w:rsidRDefault="00C5063E" w:rsidP="00054390">
            <w:pPr>
              <w:spacing w:line="276" w:lineRule="auto"/>
              <w:rPr>
                <w:sz w:val="20"/>
                <w:szCs w:val="20"/>
              </w:rPr>
            </w:pPr>
            <w:r w:rsidRPr="0071019E">
              <w:rPr>
                <w:sz w:val="20"/>
                <w:szCs w:val="20"/>
              </w:rPr>
              <w:t>Public health scientist challenges official interpretation online</w:t>
            </w:r>
          </w:p>
        </w:tc>
        <w:tc>
          <w:tcPr>
            <w:tcW w:w="3955" w:type="dxa"/>
            <w:hideMark/>
          </w:tcPr>
          <w:p w14:paraId="0C0FDE4E" w14:textId="77777777" w:rsidR="00C5063E" w:rsidRPr="0071019E" w:rsidRDefault="00C5063E" w:rsidP="00054390">
            <w:pPr>
              <w:spacing w:line="276" w:lineRule="auto"/>
              <w:rPr>
                <w:sz w:val="20"/>
                <w:szCs w:val="20"/>
              </w:rPr>
            </w:pPr>
            <w:r w:rsidRPr="0071019E">
              <w:rPr>
                <w:sz w:val="20"/>
                <w:szCs w:val="20"/>
              </w:rPr>
              <w:t>Groups manage ambiguity and public trust</w:t>
            </w:r>
          </w:p>
        </w:tc>
      </w:tr>
      <w:tr w:rsidR="00C5063E" w:rsidRPr="0071019E" w14:paraId="319007C7" w14:textId="77777777" w:rsidTr="0071019E">
        <w:tc>
          <w:tcPr>
            <w:tcW w:w="1345" w:type="dxa"/>
            <w:hideMark/>
          </w:tcPr>
          <w:p w14:paraId="6293E80D" w14:textId="77777777" w:rsidR="00C5063E" w:rsidRPr="0071019E" w:rsidRDefault="00C5063E" w:rsidP="00054390">
            <w:pPr>
              <w:spacing w:line="276" w:lineRule="auto"/>
              <w:rPr>
                <w:sz w:val="20"/>
                <w:szCs w:val="20"/>
              </w:rPr>
            </w:pPr>
            <w:r w:rsidRPr="0071019E">
              <w:rPr>
                <w:sz w:val="20"/>
                <w:szCs w:val="20"/>
              </w:rPr>
              <w:t>11:20-11:35</w:t>
            </w:r>
          </w:p>
        </w:tc>
        <w:tc>
          <w:tcPr>
            <w:tcW w:w="2790" w:type="dxa"/>
            <w:hideMark/>
          </w:tcPr>
          <w:p w14:paraId="5F3A341B" w14:textId="77777777" w:rsidR="00C5063E" w:rsidRPr="0071019E" w:rsidRDefault="00C5063E" w:rsidP="00054390">
            <w:pPr>
              <w:spacing w:line="276" w:lineRule="auto"/>
              <w:rPr>
                <w:sz w:val="20"/>
                <w:szCs w:val="20"/>
              </w:rPr>
            </w:pPr>
            <w:r w:rsidRPr="0071019E">
              <w:rPr>
                <w:sz w:val="20"/>
                <w:szCs w:val="20"/>
              </w:rPr>
              <w:t>Group work 3</w:t>
            </w:r>
          </w:p>
        </w:tc>
        <w:tc>
          <w:tcPr>
            <w:tcW w:w="4860" w:type="dxa"/>
            <w:hideMark/>
          </w:tcPr>
          <w:p w14:paraId="56EDD389" w14:textId="77777777" w:rsidR="00C5063E" w:rsidRPr="0071019E" w:rsidRDefault="00C5063E" w:rsidP="00054390">
            <w:pPr>
              <w:spacing w:line="276" w:lineRule="auto"/>
              <w:rPr>
                <w:sz w:val="20"/>
                <w:szCs w:val="20"/>
              </w:rPr>
            </w:pPr>
            <w:r w:rsidRPr="0071019E">
              <w:rPr>
                <w:sz w:val="20"/>
                <w:szCs w:val="20"/>
              </w:rPr>
              <w:t>Focus on transparency, coordination and public messaging</w:t>
            </w:r>
          </w:p>
        </w:tc>
        <w:tc>
          <w:tcPr>
            <w:tcW w:w="3955" w:type="dxa"/>
            <w:hideMark/>
          </w:tcPr>
          <w:p w14:paraId="7CD925E7" w14:textId="77777777" w:rsidR="00C5063E" w:rsidRPr="0071019E" w:rsidRDefault="00C5063E" w:rsidP="00054390">
            <w:pPr>
              <w:spacing w:line="276" w:lineRule="auto"/>
              <w:rPr>
                <w:sz w:val="20"/>
                <w:szCs w:val="20"/>
              </w:rPr>
            </w:pPr>
            <w:r w:rsidRPr="0071019E">
              <w:rPr>
                <w:sz w:val="20"/>
                <w:szCs w:val="20"/>
              </w:rPr>
              <w:t>Three decisions and one transparency decision</w:t>
            </w:r>
          </w:p>
        </w:tc>
      </w:tr>
      <w:tr w:rsidR="00C5063E" w:rsidRPr="0071019E" w14:paraId="0061F365" w14:textId="77777777" w:rsidTr="0071019E">
        <w:tc>
          <w:tcPr>
            <w:tcW w:w="1345" w:type="dxa"/>
            <w:hideMark/>
          </w:tcPr>
          <w:p w14:paraId="7D8736AE" w14:textId="77777777" w:rsidR="00C5063E" w:rsidRPr="0071019E" w:rsidRDefault="00C5063E" w:rsidP="00054390">
            <w:pPr>
              <w:spacing w:line="276" w:lineRule="auto"/>
              <w:rPr>
                <w:sz w:val="20"/>
                <w:szCs w:val="20"/>
              </w:rPr>
            </w:pPr>
            <w:r w:rsidRPr="0071019E">
              <w:rPr>
                <w:sz w:val="20"/>
                <w:szCs w:val="20"/>
              </w:rPr>
              <w:t>11:35-11:40</w:t>
            </w:r>
          </w:p>
        </w:tc>
        <w:tc>
          <w:tcPr>
            <w:tcW w:w="2790" w:type="dxa"/>
            <w:hideMark/>
          </w:tcPr>
          <w:p w14:paraId="4749A5CD" w14:textId="77777777" w:rsidR="00C5063E" w:rsidRPr="0071019E" w:rsidRDefault="00C5063E" w:rsidP="00054390">
            <w:pPr>
              <w:spacing w:line="276" w:lineRule="auto"/>
              <w:rPr>
                <w:sz w:val="20"/>
                <w:szCs w:val="20"/>
              </w:rPr>
            </w:pPr>
            <w:r w:rsidRPr="008976A2">
              <w:rPr>
                <w:sz w:val="20"/>
                <w:szCs w:val="20"/>
                <w:highlight w:val="yellow"/>
              </w:rPr>
              <w:t>Cross-group negotiation 2</w:t>
            </w:r>
          </w:p>
        </w:tc>
        <w:tc>
          <w:tcPr>
            <w:tcW w:w="4860" w:type="dxa"/>
            <w:hideMark/>
          </w:tcPr>
          <w:p w14:paraId="6F6A7539" w14:textId="77777777" w:rsidR="00C5063E" w:rsidRPr="0071019E" w:rsidRDefault="00C5063E" w:rsidP="00054390">
            <w:pPr>
              <w:spacing w:line="276" w:lineRule="auto"/>
              <w:rPr>
                <w:sz w:val="20"/>
                <w:szCs w:val="20"/>
              </w:rPr>
            </w:pPr>
            <w:r w:rsidRPr="0071019E">
              <w:rPr>
                <w:sz w:val="20"/>
                <w:szCs w:val="20"/>
              </w:rPr>
              <w:t>Groups consult a different group</w:t>
            </w:r>
          </w:p>
        </w:tc>
        <w:tc>
          <w:tcPr>
            <w:tcW w:w="3955" w:type="dxa"/>
            <w:hideMark/>
          </w:tcPr>
          <w:p w14:paraId="621FFE0C" w14:textId="77777777" w:rsidR="00C5063E" w:rsidRPr="0071019E" w:rsidRDefault="00C5063E" w:rsidP="00054390">
            <w:pPr>
              <w:spacing w:line="276" w:lineRule="auto"/>
              <w:rPr>
                <w:sz w:val="20"/>
                <w:szCs w:val="20"/>
              </w:rPr>
            </w:pPr>
            <w:r w:rsidRPr="0071019E">
              <w:rPr>
                <w:sz w:val="20"/>
                <w:szCs w:val="20"/>
              </w:rPr>
              <w:t>One urgent dependency identified</w:t>
            </w:r>
          </w:p>
        </w:tc>
      </w:tr>
      <w:tr w:rsidR="00C5063E" w:rsidRPr="0071019E" w14:paraId="7A4BA1BE" w14:textId="77777777" w:rsidTr="0071019E">
        <w:tc>
          <w:tcPr>
            <w:tcW w:w="1345" w:type="dxa"/>
            <w:hideMark/>
          </w:tcPr>
          <w:p w14:paraId="48C325C9" w14:textId="77777777" w:rsidR="00C5063E" w:rsidRPr="0071019E" w:rsidRDefault="00C5063E" w:rsidP="00054390">
            <w:pPr>
              <w:spacing w:line="276" w:lineRule="auto"/>
              <w:rPr>
                <w:sz w:val="20"/>
                <w:szCs w:val="20"/>
              </w:rPr>
            </w:pPr>
            <w:r w:rsidRPr="0071019E">
              <w:rPr>
                <w:sz w:val="20"/>
                <w:szCs w:val="20"/>
              </w:rPr>
              <w:t>11:40-11:45</w:t>
            </w:r>
          </w:p>
        </w:tc>
        <w:tc>
          <w:tcPr>
            <w:tcW w:w="2790" w:type="dxa"/>
            <w:hideMark/>
          </w:tcPr>
          <w:p w14:paraId="018D5D6D" w14:textId="77777777" w:rsidR="00C5063E" w:rsidRPr="0071019E" w:rsidRDefault="00C5063E" w:rsidP="00054390">
            <w:pPr>
              <w:spacing w:line="276" w:lineRule="auto"/>
              <w:rPr>
                <w:sz w:val="20"/>
                <w:szCs w:val="20"/>
              </w:rPr>
            </w:pPr>
            <w:r w:rsidRPr="008976A2">
              <w:rPr>
                <w:sz w:val="20"/>
                <w:szCs w:val="20"/>
                <w:highlight w:val="yellow"/>
              </w:rPr>
              <w:t>Dashboard update 3</w:t>
            </w:r>
          </w:p>
        </w:tc>
        <w:tc>
          <w:tcPr>
            <w:tcW w:w="4860" w:type="dxa"/>
            <w:hideMark/>
          </w:tcPr>
          <w:p w14:paraId="2745D273" w14:textId="77777777" w:rsidR="00C5063E" w:rsidRPr="0071019E" w:rsidRDefault="00C5063E" w:rsidP="00054390">
            <w:pPr>
              <w:spacing w:line="276" w:lineRule="auto"/>
              <w:rPr>
                <w:sz w:val="20"/>
                <w:szCs w:val="20"/>
              </w:rPr>
            </w:pPr>
            <w:r w:rsidRPr="0071019E">
              <w:rPr>
                <w:sz w:val="20"/>
                <w:szCs w:val="20"/>
              </w:rPr>
              <w:t>Show effects on trust, cases, international confidence and political pressure</w:t>
            </w:r>
          </w:p>
        </w:tc>
        <w:tc>
          <w:tcPr>
            <w:tcW w:w="3955" w:type="dxa"/>
            <w:hideMark/>
          </w:tcPr>
          <w:p w14:paraId="3CA753EE" w14:textId="77777777" w:rsidR="00C5063E" w:rsidRPr="0071019E" w:rsidRDefault="00C5063E" w:rsidP="00054390">
            <w:pPr>
              <w:spacing w:line="276" w:lineRule="auto"/>
              <w:rPr>
                <w:sz w:val="20"/>
                <w:szCs w:val="20"/>
              </w:rPr>
            </w:pPr>
            <w:r w:rsidRPr="0071019E">
              <w:rPr>
                <w:sz w:val="20"/>
                <w:szCs w:val="20"/>
              </w:rPr>
              <w:t>Participants see evolving system pressures</w:t>
            </w:r>
          </w:p>
        </w:tc>
      </w:tr>
      <w:tr w:rsidR="00C5063E" w:rsidRPr="0071019E" w14:paraId="104D590A" w14:textId="77777777" w:rsidTr="0071019E">
        <w:tc>
          <w:tcPr>
            <w:tcW w:w="1345" w:type="dxa"/>
            <w:hideMark/>
          </w:tcPr>
          <w:p w14:paraId="4288FB19" w14:textId="77777777" w:rsidR="00C5063E" w:rsidRPr="0071019E" w:rsidRDefault="00C5063E" w:rsidP="00054390">
            <w:pPr>
              <w:spacing w:line="276" w:lineRule="auto"/>
              <w:rPr>
                <w:sz w:val="20"/>
                <w:szCs w:val="20"/>
              </w:rPr>
            </w:pPr>
            <w:r w:rsidRPr="0071019E">
              <w:rPr>
                <w:sz w:val="20"/>
                <w:szCs w:val="20"/>
              </w:rPr>
              <w:t>11:45-11:50</w:t>
            </w:r>
          </w:p>
        </w:tc>
        <w:tc>
          <w:tcPr>
            <w:tcW w:w="2790" w:type="dxa"/>
            <w:hideMark/>
          </w:tcPr>
          <w:p w14:paraId="1C15B857" w14:textId="77777777" w:rsidR="00C5063E" w:rsidRPr="0071019E" w:rsidRDefault="00C5063E" w:rsidP="00054390">
            <w:pPr>
              <w:spacing w:line="276" w:lineRule="auto"/>
              <w:rPr>
                <w:sz w:val="20"/>
                <w:szCs w:val="20"/>
              </w:rPr>
            </w:pPr>
            <w:r w:rsidRPr="008976A2">
              <w:rPr>
                <w:sz w:val="20"/>
                <w:szCs w:val="20"/>
                <w:highlight w:val="yellow"/>
              </w:rPr>
              <w:t>Inject 8: Resource scarcity</w:t>
            </w:r>
          </w:p>
        </w:tc>
        <w:tc>
          <w:tcPr>
            <w:tcW w:w="4860" w:type="dxa"/>
            <w:hideMark/>
          </w:tcPr>
          <w:p w14:paraId="084D954F" w14:textId="77777777" w:rsidR="00C5063E" w:rsidRPr="0071019E" w:rsidRDefault="00C5063E" w:rsidP="00054390">
            <w:pPr>
              <w:spacing w:line="276" w:lineRule="auto"/>
              <w:rPr>
                <w:sz w:val="20"/>
                <w:szCs w:val="20"/>
              </w:rPr>
            </w:pPr>
            <w:r w:rsidRPr="0071019E">
              <w:rPr>
                <w:sz w:val="20"/>
                <w:szCs w:val="20"/>
              </w:rPr>
              <w:t>Budget, PPE, lab testing, compensation, hospital surge and RCCE all compete</w:t>
            </w:r>
          </w:p>
        </w:tc>
        <w:tc>
          <w:tcPr>
            <w:tcW w:w="3955" w:type="dxa"/>
            <w:hideMark/>
          </w:tcPr>
          <w:p w14:paraId="2365B7EA" w14:textId="77777777" w:rsidR="00C5063E" w:rsidRPr="0071019E" w:rsidRDefault="00C5063E" w:rsidP="00054390">
            <w:pPr>
              <w:spacing w:line="276" w:lineRule="auto"/>
              <w:rPr>
                <w:sz w:val="20"/>
                <w:szCs w:val="20"/>
              </w:rPr>
            </w:pPr>
            <w:r w:rsidRPr="0071019E">
              <w:rPr>
                <w:sz w:val="20"/>
                <w:szCs w:val="20"/>
              </w:rPr>
              <w:t>Groups prioritise scarce resources</w:t>
            </w:r>
          </w:p>
        </w:tc>
      </w:tr>
      <w:tr w:rsidR="00C5063E" w:rsidRPr="0071019E" w14:paraId="45706232" w14:textId="77777777" w:rsidTr="0071019E">
        <w:tc>
          <w:tcPr>
            <w:tcW w:w="1345" w:type="dxa"/>
            <w:hideMark/>
          </w:tcPr>
          <w:p w14:paraId="025D7D9F" w14:textId="77777777" w:rsidR="00C5063E" w:rsidRPr="0071019E" w:rsidRDefault="00C5063E" w:rsidP="00054390">
            <w:pPr>
              <w:spacing w:line="276" w:lineRule="auto"/>
              <w:rPr>
                <w:sz w:val="20"/>
                <w:szCs w:val="20"/>
              </w:rPr>
            </w:pPr>
            <w:r w:rsidRPr="0071019E">
              <w:rPr>
                <w:sz w:val="20"/>
                <w:szCs w:val="20"/>
              </w:rPr>
              <w:lastRenderedPageBreak/>
              <w:t>11:50-11:55</w:t>
            </w:r>
          </w:p>
        </w:tc>
        <w:tc>
          <w:tcPr>
            <w:tcW w:w="2790" w:type="dxa"/>
            <w:hideMark/>
          </w:tcPr>
          <w:p w14:paraId="57A8FDF3" w14:textId="77777777" w:rsidR="00C5063E" w:rsidRPr="0071019E" w:rsidRDefault="00C5063E" w:rsidP="00054390">
            <w:pPr>
              <w:spacing w:line="276" w:lineRule="auto"/>
              <w:rPr>
                <w:sz w:val="20"/>
                <w:szCs w:val="20"/>
              </w:rPr>
            </w:pPr>
            <w:r w:rsidRPr="0071019E">
              <w:rPr>
                <w:sz w:val="20"/>
                <w:szCs w:val="20"/>
              </w:rPr>
              <w:t>Inject 9: Trade restrictions</w:t>
            </w:r>
          </w:p>
        </w:tc>
        <w:tc>
          <w:tcPr>
            <w:tcW w:w="4860" w:type="dxa"/>
            <w:hideMark/>
          </w:tcPr>
          <w:p w14:paraId="09232E2C" w14:textId="77777777" w:rsidR="00C5063E" w:rsidRPr="0071019E" w:rsidRDefault="00C5063E" w:rsidP="00054390">
            <w:pPr>
              <w:spacing w:line="276" w:lineRule="auto"/>
              <w:rPr>
                <w:sz w:val="20"/>
                <w:szCs w:val="20"/>
              </w:rPr>
            </w:pPr>
            <w:r w:rsidRPr="0071019E">
              <w:rPr>
                <w:sz w:val="20"/>
                <w:szCs w:val="20"/>
              </w:rPr>
              <w:t>Ten countries impose restrictions and enhanced screening</w:t>
            </w:r>
          </w:p>
        </w:tc>
        <w:tc>
          <w:tcPr>
            <w:tcW w:w="3955" w:type="dxa"/>
            <w:hideMark/>
          </w:tcPr>
          <w:p w14:paraId="25AEFEC4" w14:textId="77777777" w:rsidR="00C5063E" w:rsidRPr="0071019E" w:rsidRDefault="00C5063E" w:rsidP="00054390">
            <w:pPr>
              <w:spacing w:line="276" w:lineRule="auto"/>
              <w:rPr>
                <w:sz w:val="20"/>
                <w:szCs w:val="20"/>
              </w:rPr>
            </w:pPr>
            <w:r w:rsidRPr="0071019E">
              <w:rPr>
                <w:sz w:val="20"/>
                <w:szCs w:val="20"/>
              </w:rPr>
              <w:t>Groups weigh transparency versus economic shock</w:t>
            </w:r>
          </w:p>
        </w:tc>
      </w:tr>
      <w:tr w:rsidR="00C5063E" w:rsidRPr="0071019E" w14:paraId="067D0736" w14:textId="77777777" w:rsidTr="0071019E">
        <w:tc>
          <w:tcPr>
            <w:tcW w:w="1345" w:type="dxa"/>
            <w:hideMark/>
          </w:tcPr>
          <w:p w14:paraId="0373EC76" w14:textId="77777777" w:rsidR="00C5063E" w:rsidRPr="0071019E" w:rsidRDefault="00C5063E" w:rsidP="00054390">
            <w:pPr>
              <w:spacing w:line="276" w:lineRule="auto"/>
              <w:rPr>
                <w:sz w:val="20"/>
                <w:szCs w:val="20"/>
              </w:rPr>
            </w:pPr>
            <w:r w:rsidRPr="0071019E">
              <w:rPr>
                <w:sz w:val="20"/>
                <w:szCs w:val="20"/>
              </w:rPr>
              <w:t>11:55-12:00</w:t>
            </w:r>
          </w:p>
        </w:tc>
        <w:tc>
          <w:tcPr>
            <w:tcW w:w="2790" w:type="dxa"/>
            <w:hideMark/>
          </w:tcPr>
          <w:p w14:paraId="11432B9C" w14:textId="77777777" w:rsidR="00C5063E" w:rsidRPr="0071019E" w:rsidRDefault="00C5063E" w:rsidP="00054390">
            <w:pPr>
              <w:spacing w:line="276" w:lineRule="auto"/>
              <w:rPr>
                <w:sz w:val="20"/>
                <w:szCs w:val="20"/>
              </w:rPr>
            </w:pPr>
            <w:r w:rsidRPr="008976A2">
              <w:rPr>
                <w:sz w:val="20"/>
                <w:szCs w:val="20"/>
                <w:highlight w:val="yellow"/>
              </w:rPr>
              <w:t>Inject 10: Beef lobby pressure</w:t>
            </w:r>
          </w:p>
        </w:tc>
        <w:tc>
          <w:tcPr>
            <w:tcW w:w="4860" w:type="dxa"/>
            <w:hideMark/>
          </w:tcPr>
          <w:p w14:paraId="58ECB0C0" w14:textId="77777777" w:rsidR="00C5063E" w:rsidRPr="0071019E" w:rsidRDefault="00C5063E" w:rsidP="00054390">
            <w:pPr>
              <w:spacing w:line="276" w:lineRule="auto"/>
              <w:rPr>
                <w:sz w:val="20"/>
                <w:szCs w:val="20"/>
              </w:rPr>
            </w:pPr>
            <w:r w:rsidRPr="0071019E">
              <w:rPr>
                <w:sz w:val="20"/>
                <w:szCs w:val="20"/>
              </w:rPr>
              <w:t>Political adviser challenges public health measures</w:t>
            </w:r>
          </w:p>
        </w:tc>
        <w:tc>
          <w:tcPr>
            <w:tcW w:w="3955" w:type="dxa"/>
            <w:hideMark/>
          </w:tcPr>
          <w:p w14:paraId="0B458E9E" w14:textId="77777777" w:rsidR="00C5063E" w:rsidRPr="0071019E" w:rsidRDefault="00C5063E" w:rsidP="00054390">
            <w:pPr>
              <w:spacing w:line="276" w:lineRule="auto"/>
              <w:rPr>
                <w:sz w:val="20"/>
                <w:szCs w:val="20"/>
              </w:rPr>
            </w:pPr>
            <w:r w:rsidRPr="0071019E">
              <w:rPr>
                <w:sz w:val="20"/>
                <w:szCs w:val="20"/>
              </w:rPr>
              <w:t>Groups confront livelihoods and political legitimacy</w:t>
            </w:r>
          </w:p>
        </w:tc>
      </w:tr>
      <w:tr w:rsidR="00C5063E" w:rsidRPr="0071019E" w14:paraId="77ADFBFB" w14:textId="77777777" w:rsidTr="0071019E">
        <w:tc>
          <w:tcPr>
            <w:tcW w:w="1345" w:type="dxa"/>
            <w:hideMark/>
          </w:tcPr>
          <w:p w14:paraId="058A64DC" w14:textId="77777777" w:rsidR="00C5063E" w:rsidRPr="0071019E" w:rsidRDefault="00C5063E" w:rsidP="00054390">
            <w:pPr>
              <w:spacing w:line="276" w:lineRule="auto"/>
              <w:rPr>
                <w:sz w:val="20"/>
                <w:szCs w:val="20"/>
              </w:rPr>
            </w:pPr>
            <w:r w:rsidRPr="0071019E">
              <w:rPr>
                <w:sz w:val="20"/>
                <w:szCs w:val="20"/>
              </w:rPr>
              <w:t>12:00-12:12</w:t>
            </w:r>
          </w:p>
        </w:tc>
        <w:tc>
          <w:tcPr>
            <w:tcW w:w="2790" w:type="dxa"/>
            <w:hideMark/>
          </w:tcPr>
          <w:p w14:paraId="294BEEEA" w14:textId="77777777" w:rsidR="00C5063E" w:rsidRPr="0071019E" w:rsidRDefault="00C5063E" w:rsidP="00054390">
            <w:pPr>
              <w:spacing w:line="276" w:lineRule="auto"/>
              <w:rPr>
                <w:sz w:val="20"/>
                <w:szCs w:val="20"/>
              </w:rPr>
            </w:pPr>
            <w:r w:rsidRPr="0071019E">
              <w:rPr>
                <w:sz w:val="20"/>
                <w:szCs w:val="20"/>
              </w:rPr>
              <w:t>Group work 4</w:t>
            </w:r>
          </w:p>
        </w:tc>
        <w:tc>
          <w:tcPr>
            <w:tcW w:w="4860" w:type="dxa"/>
            <w:hideMark/>
          </w:tcPr>
          <w:p w14:paraId="61195A2D" w14:textId="77777777" w:rsidR="00C5063E" w:rsidRPr="0071019E" w:rsidRDefault="00C5063E" w:rsidP="00054390">
            <w:pPr>
              <w:spacing w:line="276" w:lineRule="auto"/>
              <w:rPr>
                <w:sz w:val="20"/>
                <w:szCs w:val="20"/>
              </w:rPr>
            </w:pPr>
            <w:r w:rsidRPr="0071019E">
              <w:rPr>
                <w:sz w:val="20"/>
                <w:szCs w:val="20"/>
              </w:rPr>
              <w:t>Final prioritisation</w:t>
            </w:r>
          </w:p>
        </w:tc>
        <w:tc>
          <w:tcPr>
            <w:tcW w:w="3955" w:type="dxa"/>
            <w:hideMark/>
          </w:tcPr>
          <w:p w14:paraId="24A56204" w14:textId="77777777" w:rsidR="00C5063E" w:rsidRPr="0071019E" w:rsidRDefault="00C5063E" w:rsidP="00054390">
            <w:pPr>
              <w:spacing w:line="276" w:lineRule="auto"/>
              <w:rPr>
                <w:sz w:val="20"/>
                <w:szCs w:val="20"/>
              </w:rPr>
            </w:pPr>
            <w:r w:rsidRPr="0071019E">
              <w:rPr>
                <w:sz w:val="20"/>
                <w:szCs w:val="20"/>
              </w:rPr>
              <w:t>Final three recommendations, trade-off and public message</w:t>
            </w:r>
          </w:p>
        </w:tc>
      </w:tr>
      <w:tr w:rsidR="00C5063E" w:rsidRPr="0071019E" w14:paraId="3E414841" w14:textId="77777777" w:rsidTr="0071019E">
        <w:tc>
          <w:tcPr>
            <w:tcW w:w="1345" w:type="dxa"/>
            <w:hideMark/>
          </w:tcPr>
          <w:p w14:paraId="68A8C5CA" w14:textId="77777777" w:rsidR="00C5063E" w:rsidRPr="0071019E" w:rsidRDefault="00C5063E" w:rsidP="00054390">
            <w:pPr>
              <w:spacing w:line="276" w:lineRule="auto"/>
              <w:rPr>
                <w:sz w:val="20"/>
                <w:szCs w:val="20"/>
              </w:rPr>
            </w:pPr>
            <w:r w:rsidRPr="0071019E">
              <w:rPr>
                <w:sz w:val="20"/>
                <w:szCs w:val="20"/>
              </w:rPr>
              <w:t>12:12-12:20</w:t>
            </w:r>
          </w:p>
        </w:tc>
        <w:tc>
          <w:tcPr>
            <w:tcW w:w="2790" w:type="dxa"/>
            <w:hideMark/>
          </w:tcPr>
          <w:p w14:paraId="2DB8CF18" w14:textId="77777777" w:rsidR="00C5063E" w:rsidRPr="0071019E" w:rsidRDefault="00C5063E" w:rsidP="00054390">
            <w:pPr>
              <w:spacing w:line="276" w:lineRule="auto"/>
              <w:rPr>
                <w:sz w:val="20"/>
                <w:szCs w:val="20"/>
              </w:rPr>
            </w:pPr>
            <w:r w:rsidRPr="0071019E">
              <w:rPr>
                <w:sz w:val="20"/>
                <w:szCs w:val="20"/>
              </w:rPr>
              <w:t>Final card review</w:t>
            </w:r>
          </w:p>
        </w:tc>
        <w:tc>
          <w:tcPr>
            <w:tcW w:w="4860" w:type="dxa"/>
            <w:hideMark/>
          </w:tcPr>
          <w:p w14:paraId="25ED9719" w14:textId="77777777" w:rsidR="00C5063E" w:rsidRPr="0071019E" w:rsidRDefault="00C5063E" w:rsidP="00054390">
            <w:pPr>
              <w:spacing w:line="276" w:lineRule="auto"/>
              <w:rPr>
                <w:sz w:val="20"/>
                <w:szCs w:val="20"/>
              </w:rPr>
            </w:pPr>
            <w:r w:rsidRPr="0071019E">
              <w:rPr>
                <w:sz w:val="20"/>
                <w:szCs w:val="20"/>
              </w:rPr>
              <w:t>Dashboard team scores final consequences</w:t>
            </w:r>
          </w:p>
        </w:tc>
        <w:tc>
          <w:tcPr>
            <w:tcW w:w="3955" w:type="dxa"/>
            <w:hideMark/>
          </w:tcPr>
          <w:p w14:paraId="26CA6995" w14:textId="77777777" w:rsidR="00C5063E" w:rsidRPr="0071019E" w:rsidRDefault="00C5063E" w:rsidP="00054390">
            <w:pPr>
              <w:spacing w:line="276" w:lineRule="auto"/>
              <w:rPr>
                <w:sz w:val="20"/>
                <w:szCs w:val="20"/>
              </w:rPr>
            </w:pPr>
            <w:r w:rsidRPr="0071019E">
              <w:rPr>
                <w:sz w:val="20"/>
                <w:szCs w:val="20"/>
              </w:rPr>
              <w:t>Final dashboard ready</w:t>
            </w:r>
          </w:p>
        </w:tc>
      </w:tr>
      <w:tr w:rsidR="00C5063E" w:rsidRPr="0071019E" w14:paraId="643484FA" w14:textId="77777777" w:rsidTr="0071019E">
        <w:tc>
          <w:tcPr>
            <w:tcW w:w="1345" w:type="dxa"/>
            <w:hideMark/>
          </w:tcPr>
          <w:p w14:paraId="697DB842" w14:textId="77777777" w:rsidR="00C5063E" w:rsidRPr="0071019E" w:rsidRDefault="00C5063E" w:rsidP="00054390">
            <w:pPr>
              <w:spacing w:line="276" w:lineRule="auto"/>
              <w:rPr>
                <w:sz w:val="20"/>
                <w:szCs w:val="20"/>
              </w:rPr>
            </w:pPr>
            <w:r w:rsidRPr="0071019E">
              <w:rPr>
                <w:sz w:val="20"/>
                <w:szCs w:val="20"/>
              </w:rPr>
              <w:t>12:20-12:30</w:t>
            </w:r>
          </w:p>
        </w:tc>
        <w:tc>
          <w:tcPr>
            <w:tcW w:w="2790" w:type="dxa"/>
            <w:hideMark/>
          </w:tcPr>
          <w:p w14:paraId="1712A33B" w14:textId="77777777" w:rsidR="00C5063E" w:rsidRPr="0071019E" w:rsidRDefault="00C5063E" w:rsidP="00054390">
            <w:pPr>
              <w:spacing w:line="276" w:lineRule="auto"/>
              <w:rPr>
                <w:sz w:val="20"/>
                <w:szCs w:val="20"/>
              </w:rPr>
            </w:pPr>
            <w:r w:rsidRPr="0071019E">
              <w:rPr>
                <w:sz w:val="20"/>
                <w:szCs w:val="20"/>
              </w:rPr>
              <w:t>Final dashboard review</w:t>
            </w:r>
          </w:p>
        </w:tc>
        <w:tc>
          <w:tcPr>
            <w:tcW w:w="4860" w:type="dxa"/>
            <w:hideMark/>
          </w:tcPr>
          <w:p w14:paraId="410CCD73" w14:textId="77777777" w:rsidR="00C5063E" w:rsidRPr="0071019E" w:rsidRDefault="00C5063E" w:rsidP="00054390">
            <w:pPr>
              <w:spacing w:line="276" w:lineRule="auto"/>
              <w:rPr>
                <w:sz w:val="20"/>
                <w:szCs w:val="20"/>
              </w:rPr>
            </w:pPr>
            <w:r w:rsidRPr="0071019E">
              <w:rPr>
                <w:sz w:val="20"/>
                <w:szCs w:val="20"/>
              </w:rPr>
              <w:t>Present overall outcome: improving, unstable or deteriorating</w:t>
            </w:r>
          </w:p>
        </w:tc>
        <w:tc>
          <w:tcPr>
            <w:tcW w:w="3955" w:type="dxa"/>
            <w:hideMark/>
          </w:tcPr>
          <w:p w14:paraId="23328567" w14:textId="77777777" w:rsidR="00C5063E" w:rsidRPr="0071019E" w:rsidRDefault="00C5063E" w:rsidP="00054390">
            <w:pPr>
              <w:spacing w:line="276" w:lineRule="auto"/>
              <w:rPr>
                <w:sz w:val="20"/>
                <w:szCs w:val="20"/>
              </w:rPr>
            </w:pPr>
            <w:r w:rsidRPr="0071019E">
              <w:rPr>
                <w:sz w:val="20"/>
                <w:szCs w:val="20"/>
              </w:rPr>
              <w:t>Shared consequence reflection</w:t>
            </w:r>
          </w:p>
        </w:tc>
      </w:tr>
      <w:tr w:rsidR="00C5063E" w:rsidRPr="0071019E" w14:paraId="0CC102C1" w14:textId="77777777" w:rsidTr="0071019E">
        <w:tc>
          <w:tcPr>
            <w:tcW w:w="1345" w:type="dxa"/>
            <w:hideMark/>
          </w:tcPr>
          <w:p w14:paraId="4DDE4C60" w14:textId="77777777" w:rsidR="00C5063E" w:rsidRPr="0071019E" w:rsidRDefault="00C5063E" w:rsidP="00054390">
            <w:pPr>
              <w:spacing w:line="276" w:lineRule="auto"/>
              <w:rPr>
                <w:sz w:val="20"/>
                <w:szCs w:val="20"/>
              </w:rPr>
            </w:pPr>
            <w:r w:rsidRPr="0071019E">
              <w:rPr>
                <w:sz w:val="20"/>
                <w:szCs w:val="20"/>
              </w:rPr>
              <w:t>12:30-12:55</w:t>
            </w:r>
          </w:p>
        </w:tc>
        <w:tc>
          <w:tcPr>
            <w:tcW w:w="2790" w:type="dxa"/>
            <w:hideMark/>
          </w:tcPr>
          <w:p w14:paraId="6424EBBE" w14:textId="77777777" w:rsidR="00C5063E" w:rsidRPr="0071019E" w:rsidRDefault="00C5063E" w:rsidP="00054390">
            <w:pPr>
              <w:spacing w:line="276" w:lineRule="auto"/>
              <w:rPr>
                <w:sz w:val="20"/>
                <w:szCs w:val="20"/>
              </w:rPr>
            </w:pPr>
            <w:r w:rsidRPr="0071019E">
              <w:rPr>
                <w:sz w:val="20"/>
                <w:szCs w:val="20"/>
              </w:rPr>
              <w:t>Debrief</w:t>
            </w:r>
          </w:p>
        </w:tc>
        <w:tc>
          <w:tcPr>
            <w:tcW w:w="4860" w:type="dxa"/>
            <w:hideMark/>
          </w:tcPr>
          <w:p w14:paraId="7774D54D" w14:textId="77777777" w:rsidR="00C5063E" w:rsidRPr="0071019E" w:rsidRDefault="00C5063E" w:rsidP="00054390">
            <w:pPr>
              <w:spacing w:line="276" w:lineRule="auto"/>
              <w:rPr>
                <w:sz w:val="20"/>
                <w:szCs w:val="20"/>
              </w:rPr>
            </w:pPr>
            <w:r w:rsidRPr="0071019E">
              <w:rPr>
                <w:sz w:val="20"/>
                <w:szCs w:val="20"/>
              </w:rPr>
              <w:t>Each group reflects briefly</w:t>
            </w:r>
          </w:p>
        </w:tc>
        <w:tc>
          <w:tcPr>
            <w:tcW w:w="3955" w:type="dxa"/>
            <w:hideMark/>
          </w:tcPr>
          <w:p w14:paraId="5827DFC9" w14:textId="77777777" w:rsidR="00C5063E" w:rsidRPr="0071019E" w:rsidRDefault="00C5063E" w:rsidP="00054390">
            <w:pPr>
              <w:spacing w:line="276" w:lineRule="auto"/>
              <w:rPr>
                <w:sz w:val="20"/>
                <w:szCs w:val="20"/>
              </w:rPr>
            </w:pPr>
            <w:r w:rsidRPr="0071019E">
              <w:rPr>
                <w:sz w:val="20"/>
                <w:szCs w:val="20"/>
              </w:rPr>
              <w:t>Leadership lessons captured</w:t>
            </w:r>
          </w:p>
        </w:tc>
      </w:tr>
      <w:tr w:rsidR="00C5063E" w:rsidRPr="0071019E" w14:paraId="7542BB24" w14:textId="77777777" w:rsidTr="0071019E">
        <w:tc>
          <w:tcPr>
            <w:tcW w:w="1345" w:type="dxa"/>
            <w:hideMark/>
          </w:tcPr>
          <w:p w14:paraId="63936CB2" w14:textId="77777777" w:rsidR="00C5063E" w:rsidRPr="0071019E" w:rsidRDefault="00C5063E" w:rsidP="00054390">
            <w:pPr>
              <w:spacing w:line="276" w:lineRule="auto"/>
              <w:rPr>
                <w:sz w:val="20"/>
                <w:szCs w:val="20"/>
              </w:rPr>
            </w:pPr>
            <w:r w:rsidRPr="0071019E">
              <w:rPr>
                <w:sz w:val="20"/>
                <w:szCs w:val="20"/>
              </w:rPr>
              <w:t>12:55-13:00</w:t>
            </w:r>
          </w:p>
        </w:tc>
        <w:tc>
          <w:tcPr>
            <w:tcW w:w="2790" w:type="dxa"/>
            <w:hideMark/>
          </w:tcPr>
          <w:p w14:paraId="29BDC68D" w14:textId="77777777" w:rsidR="00C5063E" w:rsidRPr="0071019E" w:rsidRDefault="00C5063E" w:rsidP="00054390">
            <w:pPr>
              <w:spacing w:line="276" w:lineRule="auto"/>
              <w:rPr>
                <w:sz w:val="20"/>
                <w:szCs w:val="20"/>
              </w:rPr>
            </w:pPr>
            <w:r w:rsidRPr="0071019E">
              <w:rPr>
                <w:sz w:val="20"/>
                <w:szCs w:val="20"/>
              </w:rPr>
              <w:t>Closing</w:t>
            </w:r>
          </w:p>
        </w:tc>
        <w:tc>
          <w:tcPr>
            <w:tcW w:w="4860" w:type="dxa"/>
            <w:hideMark/>
          </w:tcPr>
          <w:p w14:paraId="7076D98D" w14:textId="77777777" w:rsidR="00C5063E" w:rsidRPr="0071019E" w:rsidRDefault="00C5063E" w:rsidP="00054390">
            <w:pPr>
              <w:spacing w:line="276" w:lineRule="auto"/>
              <w:rPr>
                <w:sz w:val="20"/>
                <w:szCs w:val="20"/>
              </w:rPr>
            </w:pPr>
            <w:r w:rsidRPr="0071019E">
              <w:rPr>
                <w:sz w:val="20"/>
                <w:szCs w:val="20"/>
              </w:rPr>
              <w:t>Evaluation and thanks</w:t>
            </w:r>
          </w:p>
        </w:tc>
        <w:tc>
          <w:tcPr>
            <w:tcW w:w="3955" w:type="dxa"/>
            <w:hideMark/>
          </w:tcPr>
          <w:p w14:paraId="1A84D742" w14:textId="77777777" w:rsidR="00C5063E" w:rsidRPr="0071019E" w:rsidRDefault="00C5063E" w:rsidP="00054390">
            <w:pPr>
              <w:spacing w:line="276" w:lineRule="auto"/>
              <w:rPr>
                <w:sz w:val="20"/>
                <w:szCs w:val="20"/>
              </w:rPr>
            </w:pPr>
            <w:r w:rsidRPr="0071019E">
              <w:rPr>
                <w:sz w:val="20"/>
                <w:szCs w:val="20"/>
              </w:rPr>
              <w:t>Exercise ends</w:t>
            </w:r>
          </w:p>
        </w:tc>
      </w:tr>
    </w:tbl>
    <w:p w14:paraId="3EAF2606" w14:textId="77777777" w:rsidR="00054390" w:rsidRDefault="00054390" w:rsidP="00C5063E">
      <w:pPr>
        <w:rPr>
          <w:b/>
          <w:bCs/>
        </w:rPr>
      </w:pPr>
    </w:p>
    <w:p w14:paraId="058DE2B7" w14:textId="77777777" w:rsidR="00DB4843" w:rsidRDefault="00DB4843" w:rsidP="00C5063E">
      <w:pPr>
        <w:rPr>
          <w:b/>
          <w:bCs/>
        </w:rPr>
      </w:pPr>
    </w:p>
    <w:p w14:paraId="2A0C21BE" w14:textId="77777777" w:rsidR="00DB4843" w:rsidRDefault="00DB4843" w:rsidP="00C5063E">
      <w:pPr>
        <w:rPr>
          <w:b/>
          <w:bCs/>
        </w:rPr>
      </w:pPr>
    </w:p>
    <w:p w14:paraId="3103712F" w14:textId="77777777" w:rsidR="00DB4843" w:rsidRDefault="00DB4843" w:rsidP="00C5063E">
      <w:pPr>
        <w:rPr>
          <w:b/>
          <w:bCs/>
        </w:rPr>
      </w:pPr>
    </w:p>
    <w:p w14:paraId="3942FC9D" w14:textId="77777777" w:rsidR="00DB4843" w:rsidRDefault="00DB4843" w:rsidP="00C5063E">
      <w:pPr>
        <w:rPr>
          <w:b/>
          <w:bCs/>
        </w:rPr>
      </w:pPr>
    </w:p>
    <w:p w14:paraId="49C230A3" w14:textId="77777777" w:rsidR="00DB4843" w:rsidRDefault="00DB4843" w:rsidP="00C5063E">
      <w:pPr>
        <w:rPr>
          <w:b/>
          <w:bCs/>
        </w:rPr>
      </w:pPr>
    </w:p>
    <w:p w14:paraId="14BB4067" w14:textId="77777777" w:rsidR="00DB4843" w:rsidRDefault="00DB4843" w:rsidP="00C5063E">
      <w:pPr>
        <w:rPr>
          <w:b/>
          <w:bCs/>
        </w:rPr>
      </w:pPr>
    </w:p>
    <w:p w14:paraId="6765351A" w14:textId="77777777" w:rsidR="00DB4843" w:rsidRDefault="00DB4843" w:rsidP="00C5063E">
      <w:pPr>
        <w:rPr>
          <w:b/>
          <w:bCs/>
        </w:rPr>
      </w:pPr>
    </w:p>
    <w:p w14:paraId="5DBEDE16" w14:textId="77777777" w:rsidR="00DB4843" w:rsidRDefault="00DB4843" w:rsidP="00C5063E">
      <w:pPr>
        <w:rPr>
          <w:b/>
          <w:bCs/>
        </w:rPr>
      </w:pPr>
    </w:p>
    <w:p w14:paraId="4D3AE6E6" w14:textId="77777777" w:rsidR="00DB4843" w:rsidRDefault="00DB4843" w:rsidP="00C5063E">
      <w:pPr>
        <w:rPr>
          <w:b/>
          <w:bCs/>
        </w:rPr>
        <w:sectPr w:rsidR="00DB4843" w:rsidSect="00DB4843">
          <w:pgSz w:w="15840" w:h="12240" w:orient="landscape"/>
          <w:pgMar w:top="1440" w:right="1440" w:bottom="1440" w:left="1440" w:header="720" w:footer="720" w:gutter="0"/>
          <w:cols w:space="720"/>
          <w:docGrid w:linePitch="360"/>
        </w:sectPr>
      </w:pPr>
    </w:p>
    <w:p w14:paraId="496BCE29" w14:textId="47D0C60C" w:rsidR="00054390" w:rsidRDefault="00C5063E" w:rsidP="00DB4843">
      <w:pPr>
        <w:pStyle w:val="Heading1"/>
      </w:pPr>
      <w:r w:rsidRPr="00C5063E">
        <w:lastRenderedPageBreak/>
        <w:t xml:space="preserve">10. Decision </w:t>
      </w:r>
      <w:r w:rsidR="00054390" w:rsidRPr="00C5063E">
        <w:t>card template</w:t>
      </w:r>
    </w:p>
    <w:p w14:paraId="1C124ED0" w14:textId="498E54B7" w:rsidR="00C5063E" w:rsidRPr="00C5063E" w:rsidRDefault="00C5063E" w:rsidP="00C5063E">
      <w:r w:rsidRPr="00C5063E">
        <w:t>Each group should submit one decision card per round</w:t>
      </w:r>
      <w:r w:rsidR="00D84054">
        <w:t>/session</w:t>
      </w:r>
      <w:r w:rsidRPr="00C5063E">
        <w:t>.</w:t>
      </w:r>
    </w:p>
    <w:tbl>
      <w:tblPr>
        <w:tblStyle w:val="TableGrid"/>
        <w:tblW w:w="0" w:type="auto"/>
        <w:tblLook w:val="04A0" w:firstRow="1" w:lastRow="0" w:firstColumn="1" w:lastColumn="0" w:noHBand="0" w:noVBand="1"/>
      </w:tblPr>
      <w:tblGrid>
        <w:gridCol w:w="4197"/>
        <w:gridCol w:w="4318"/>
      </w:tblGrid>
      <w:tr w:rsidR="00C5063E" w:rsidRPr="00D84054" w14:paraId="778315FC" w14:textId="77777777" w:rsidTr="00054390">
        <w:tc>
          <w:tcPr>
            <w:tcW w:w="0" w:type="auto"/>
            <w:hideMark/>
          </w:tcPr>
          <w:p w14:paraId="0566496C" w14:textId="77777777" w:rsidR="00C5063E" w:rsidRPr="00D84054" w:rsidRDefault="00C5063E" w:rsidP="00054390">
            <w:pPr>
              <w:spacing w:line="276" w:lineRule="auto"/>
              <w:rPr>
                <w:b/>
                <w:bCs/>
                <w:sz w:val="20"/>
                <w:szCs w:val="20"/>
              </w:rPr>
            </w:pPr>
            <w:r w:rsidRPr="00D84054">
              <w:rPr>
                <w:b/>
                <w:bCs/>
                <w:sz w:val="20"/>
                <w:szCs w:val="20"/>
              </w:rPr>
              <w:t>Field</w:t>
            </w:r>
          </w:p>
        </w:tc>
        <w:tc>
          <w:tcPr>
            <w:tcW w:w="0" w:type="auto"/>
            <w:hideMark/>
          </w:tcPr>
          <w:p w14:paraId="401B6F21" w14:textId="77777777" w:rsidR="00C5063E" w:rsidRPr="00D84054" w:rsidRDefault="00C5063E" w:rsidP="00054390">
            <w:pPr>
              <w:spacing w:line="276" w:lineRule="auto"/>
              <w:rPr>
                <w:b/>
                <w:bCs/>
                <w:sz w:val="20"/>
                <w:szCs w:val="20"/>
              </w:rPr>
            </w:pPr>
            <w:r w:rsidRPr="00D84054">
              <w:rPr>
                <w:b/>
                <w:bCs/>
                <w:sz w:val="20"/>
                <w:szCs w:val="20"/>
              </w:rPr>
              <w:t>Group response</w:t>
            </w:r>
          </w:p>
        </w:tc>
      </w:tr>
      <w:tr w:rsidR="00C5063E" w:rsidRPr="00D84054" w14:paraId="6F617DE3" w14:textId="77777777" w:rsidTr="00054390">
        <w:tc>
          <w:tcPr>
            <w:tcW w:w="0" w:type="auto"/>
            <w:hideMark/>
          </w:tcPr>
          <w:p w14:paraId="7AEF4BF2" w14:textId="77777777" w:rsidR="00C5063E" w:rsidRPr="00D84054" w:rsidRDefault="00C5063E" w:rsidP="00054390">
            <w:pPr>
              <w:spacing w:line="276" w:lineRule="auto"/>
              <w:rPr>
                <w:sz w:val="20"/>
                <w:szCs w:val="20"/>
              </w:rPr>
            </w:pPr>
            <w:r w:rsidRPr="00D84054">
              <w:rPr>
                <w:sz w:val="20"/>
                <w:szCs w:val="20"/>
              </w:rPr>
              <w:t>Group name</w:t>
            </w:r>
          </w:p>
        </w:tc>
        <w:tc>
          <w:tcPr>
            <w:tcW w:w="0" w:type="auto"/>
            <w:hideMark/>
          </w:tcPr>
          <w:p w14:paraId="4941763A" w14:textId="77777777" w:rsidR="00C5063E" w:rsidRPr="00D84054" w:rsidRDefault="00C5063E" w:rsidP="00054390">
            <w:pPr>
              <w:spacing w:line="276" w:lineRule="auto"/>
              <w:rPr>
                <w:sz w:val="20"/>
                <w:szCs w:val="20"/>
              </w:rPr>
            </w:pPr>
          </w:p>
        </w:tc>
      </w:tr>
      <w:tr w:rsidR="00C5063E" w:rsidRPr="00D84054" w14:paraId="1C92C8AB" w14:textId="77777777" w:rsidTr="00054390">
        <w:tc>
          <w:tcPr>
            <w:tcW w:w="0" w:type="auto"/>
            <w:hideMark/>
          </w:tcPr>
          <w:p w14:paraId="0A27601C" w14:textId="77777777" w:rsidR="00C5063E" w:rsidRPr="00D84054" w:rsidRDefault="00C5063E" w:rsidP="00054390">
            <w:pPr>
              <w:spacing w:line="276" w:lineRule="auto"/>
              <w:rPr>
                <w:sz w:val="20"/>
                <w:szCs w:val="20"/>
              </w:rPr>
            </w:pPr>
            <w:r w:rsidRPr="00D84054">
              <w:rPr>
                <w:sz w:val="20"/>
                <w:szCs w:val="20"/>
              </w:rPr>
              <w:t>Round/session</w:t>
            </w:r>
          </w:p>
        </w:tc>
        <w:tc>
          <w:tcPr>
            <w:tcW w:w="0" w:type="auto"/>
            <w:hideMark/>
          </w:tcPr>
          <w:p w14:paraId="239EC25A" w14:textId="77777777" w:rsidR="00C5063E" w:rsidRPr="00D84054" w:rsidRDefault="00C5063E" w:rsidP="00054390">
            <w:pPr>
              <w:spacing w:line="276" w:lineRule="auto"/>
              <w:rPr>
                <w:sz w:val="20"/>
                <w:szCs w:val="20"/>
              </w:rPr>
            </w:pPr>
          </w:p>
        </w:tc>
      </w:tr>
      <w:tr w:rsidR="00C5063E" w:rsidRPr="00D84054" w14:paraId="0A9470FD" w14:textId="77777777" w:rsidTr="00054390">
        <w:tc>
          <w:tcPr>
            <w:tcW w:w="0" w:type="auto"/>
            <w:hideMark/>
          </w:tcPr>
          <w:p w14:paraId="46291705" w14:textId="77777777" w:rsidR="00C5063E" w:rsidRPr="00D84054" w:rsidRDefault="00C5063E" w:rsidP="00054390">
            <w:pPr>
              <w:spacing w:line="276" w:lineRule="auto"/>
              <w:rPr>
                <w:sz w:val="20"/>
                <w:szCs w:val="20"/>
              </w:rPr>
            </w:pPr>
            <w:r w:rsidRPr="00D84054">
              <w:rPr>
                <w:sz w:val="20"/>
                <w:szCs w:val="20"/>
              </w:rPr>
              <w:t>Observe: What has changed?</w:t>
            </w:r>
          </w:p>
        </w:tc>
        <w:tc>
          <w:tcPr>
            <w:tcW w:w="0" w:type="auto"/>
            <w:hideMark/>
          </w:tcPr>
          <w:p w14:paraId="3164FEEC" w14:textId="77777777" w:rsidR="00C5063E" w:rsidRPr="00D84054" w:rsidRDefault="00C5063E" w:rsidP="00054390">
            <w:pPr>
              <w:spacing w:line="276" w:lineRule="auto"/>
              <w:rPr>
                <w:sz w:val="20"/>
                <w:szCs w:val="20"/>
              </w:rPr>
            </w:pPr>
          </w:p>
        </w:tc>
      </w:tr>
      <w:tr w:rsidR="00C5063E" w:rsidRPr="00D84054" w14:paraId="4742E57B" w14:textId="77777777" w:rsidTr="00054390">
        <w:tc>
          <w:tcPr>
            <w:tcW w:w="0" w:type="auto"/>
            <w:hideMark/>
          </w:tcPr>
          <w:p w14:paraId="7BBF57CC" w14:textId="77777777" w:rsidR="00C5063E" w:rsidRPr="00D84054" w:rsidRDefault="00C5063E" w:rsidP="00054390">
            <w:pPr>
              <w:spacing w:line="276" w:lineRule="auto"/>
              <w:rPr>
                <w:sz w:val="20"/>
                <w:szCs w:val="20"/>
              </w:rPr>
            </w:pPr>
            <w:r w:rsidRPr="00D84054">
              <w:rPr>
                <w:sz w:val="20"/>
                <w:szCs w:val="20"/>
              </w:rPr>
              <w:t>Orient: Main VUCA pressure</w:t>
            </w:r>
          </w:p>
        </w:tc>
        <w:tc>
          <w:tcPr>
            <w:tcW w:w="0" w:type="auto"/>
            <w:hideMark/>
          </w:tcPr>
          <w:p w14:paraId="76982EA8" w14:textId="77777777" w:rsidR="00C5063E" w:rsidRPr="00D84054" w:rsidRDefault="00C5063E" w:rsidP="00054390">
            <w:pPr>
              <w:spacing w:line="276" w:lineRule="auto"/>
              <w:rPr>
                <w:sz w:val="20"/>
                <w:szCs w:val="20"/>
              </w:rPr>
            </w:pPr>
            <w:r w:rsidRPr="00D84054">
              <w:rPr>
                <w:sz w:val="20"/>
                <w:szCs w:val="20"/>
              </w:rPr>
              <w:t>Volatility / Uncertainty / Complexity / Ambiguity</w:t>
            </w:r>
          </w:p>
        </w:tc>
      </w:tr>
      <w:tr w:rsidR="00C5063E" w:rsidRPr="00D84054" w14:paraId="67AE5BBE" w14:textId="77777777" w:rsidTr="00054390">
        <w:tc>
          <w:tcPr>
            <w:tcW w:w="0" w:type="auto"/>
            <w:hideMark/>
          </w:tcPr>
          <w:p w14:paraId="6C6A82A9" w14:textId="77777777" w:rsidR="00C5063E" w:rsidRPr="00D84054" w:rsidRDefault="00C5063E" w:rsidP="00054390">
            <w:pPr>
              <w:spacing w:line="276" w:lineRule="auto"/>
              <w:rPr>
                <w:sz w:val="20"/>
                <w:szCs w:val="20"/>
              </w:rPr>
            </w:pPr>
            <w:r w:rsidRPr="00D84054">
              <w:rPr>
                <w:sz w:val="20"/>
                <w:szCs w:val="20"/>
              </w:rPr>
              <w:t>Decide: Top three decisions</w:t>
            </w:r>
          </w:p>
        </w:tc>
        <w:tc>
          <w:tcPr>
            <w:tcW w:w="0" w:type="auto"/>
            <w:hideMark/>
          </w:tcPr>
          <w:p w14:paraId="721F31C3" w14:textId="77777777" w:rsidR="00D84054" w:rsidRDefault="00C5063E" w:rsidP="00054390">
            <w:pPr>
              <w:spacing w:line="276" w:lineRule="auto"/>
              <w:rPr>
                <w:sz w:val="20"/>
                <w:szCs w:val="20"/>
              </w:rPr>
            </w:pPr>
            <w:r w:rsidRPr="00D84054">
              <w:rPr>
                <w:sz w:val="20"/>
                <w:szCs w:val="20"/>
              </w:rPr>
              <w:t xml:space="preserve">1. </w:t>
            </w:r>
          </w:p>
          <w:p w14:paraId="6DB0EF4F" w14:textId="77777777" w:rsidR="00D84054" w:rsidRDefault="00C5063E" w:rsidP="00054390">
            <w:pPr>
              <w:spacing w:line="276" w:lineRule="auto"/>
              <w:rPr>
                <w:sz w:val="20"/>
                <w:szCs w:val="20"/>
              </w:rPr>
            </w:pPr>
            <w:r w:rsidRPr="00D84054">
              <w:rPr>
                <w:sz w:val="20"/>
                <w:szCs w:val="20"/>
              </w:rPr>
              <w:t xml:space="preserve">2. </w:t>
            </w:r>
          </w:p>
          <w:p w14:paraId="4D238B93" w14:textId="31C50080" w:rsidR="00C5063E" w:rsidRPr="00D84054" w:rsidRDefault="00C5063E" w:rsidP="00054390">
            <w:pPr>
              <w:spacing w:line="276" w:lineRule="auto"/>
              <w:rPr>
                <w:sz w:val="20"/>
                <w:szCs w:val="20"/>
              </w:rPr>
            </w:pPr>
            <w:r w:rsidRPr="00D84054">
              <w:rPr>
                <w:sz w:val="20"/>
                <w:szCs w:val="20"/>
              </w:rPr>
              <w:t>3.</w:t>
            </w:r>
          </w:p>
        </w:tc>
      </w:tr>
      <w:tr w:rsidR="00C5063E" w:rsidRPr="00D84054" w14:paraId="0CFCC0A6" w14:textId="77777777" w:rsidTr="00054390">
        <w:tc>
          <w:tcPr>
            <w:tcW w:w="0" w:type="auto"/>
            <w:hideMark/>
          </w:tcPr>
          <w:p w14:paraId="270283F5" w14:textId="77777777" w:rsidR="00C5063E" w:rsidRPr="00D84054" w:rsidRDefault="00C5063E" w:rsidP="00054390">
            <w:pPr>
              <w:spacing w:line="276" w:lineRule="auto"/>
              <w:rPr>
                <w:sz w:val="20"/>
                <w:szCs w:val="20"/>
              </w:rPr>
            </w:pPr>
            <w:r w:rsidRPr="00D84054">
              <w:rPr>
                <w:sz w:val="20"/>
                <w:szCs w:val="20"/>
              </w:rPr>
              <w:t>What are you not prioritising?</w:t>
            </w:r>
          </w:p>
        </w:tc>
        <w:tc>
          <w:tcPr>
            <w:tcW w:w="0" w:type="auto"/>
            <w:hideMark/>
          </w:tcPr>
          <w:p w14:paraId="268D121E" w14:textId="77777777" w:rsidR="00C5063E" w:rsidRPr="00D84054" w:rsidRDefault="00C5063E" w:rsidP="00054390">
            <w:pPr>
              <w:spacing w:line="276" w:lineRule="auto"/>
              <w:rPr>
                <w:sz w:val="20"/>
                <w:szCs w:val="20"/>
              </w:rPr>
            </w:pPr>
          </w:p>
        </w:tc>
      </w:tr>
      <w:tr w:rsidR="00C5063E" w:rsidRPr="00D84054" w14:paraId="0965C509" w14:textId="77777777" w:rsidTr="00054390">
        <w:tc>
          <w:tcPr>
            <w:tcW w:w="0" w:type="auto"/>
            <w:hideMark/>
          </w:tcPr>
          <w:p w14:paraId="5777592D" w14:textId="77777777" w:rsidR="00C5063E" w:rsidRPr="00D84054" w:rsidRDefault="00C5063E" w:rsidP="00054390">
            <w:pPr>
              <w:spacing w:line="276" w:lineRule="auto"/>
              <w:rPr>
                <w:sz w:val="20"/>
                <w:szCs w:val="20"/>
              </w:rPr>
            </w:pPr>
            <w:r w:rsidRPr="00D84054">
              <w:rPr>
                <w:sz w:val="20"/>
                <w:szCs w:val="20"/>
              </w:rPr>
              <w:t>Act: Who does what now?</w:t>
            </w:r>
          </w:p>
        </w:tc>
        <w:tc>
          <w:tcPr>
            <w:tcW w:w="0" w:type="auto"/>
            <w:hideMark/>
          </w:tcPr>
          <w:p w14:paraId="18A4E805" w14:textId="77777777" w:rsidR="00C5063E" w:rsidRPr="00D84054" w:rsidRDefault="00C5063E" w:rsidP="00054390">
            <w:pPr>
              <w:spacing w:line="276" w:lineRule="auto"/>
              <w:rPr>
                <w:sz w:val="20"/>
                <w:szCs w:val="20"/>
              </w:rPr>
            </w:pPr>
          </w:p>
        </w:tc>
      </w:tr>
      <w:tr w:rsidR="00C5063E" w:rsidRPr="00D84054" w14:paraId="0F0E366E" w14:textId="77777777" w:rsidTr="00054390">
        <w:tc>
          <w:tcPr>
            <w:tcW w:w="0" w:type="auto"/>
            <w:hideMark/>
          </w:tcPr>
          <w:p w14:paraId="2044AD1C" w14:textId="77777777" w:rsidR="00C5063E" w:rsidRPr="00D84054" w:rsidRDefault="00C5063E" w:rsidP="00054390">
            <w:pPr>
              <w:spacing w:line="276" w:lineRule="auto"/>
              <w:rPr>
                <w:sz w:val="20"/>
                <w:szCs w:val="20"/>
              </w:rPr>
            </w:pPr>
            <w:r w:rsidRPr="00D84054">
              <w:rPr>
                <w:sz w:val="20"/>
                <w:szCs w:val="20"/>
              </w:rPr>
              <w:t>What support is needed from another group?</w:t>
            </w:r>
          </w:p>
        </w:tc>
        <w:tc>
          <w:tcPr>
            <w:tcW w:w="0" w:type="auto"/>
            <w:hideMark/>
          </w:tcPr>
          <w:p w14:paraId="05B1BF8D" w14:textId="77777777" w:rsidR="00C5063E" w:rsidRPr="00D84054" w:rsidRDefault="00C5063E" w:rsidP="00054390">
            <w:pPr>
              <w:spacing w:line="276" w:lineRule="auto"/>
              <w:rPr>
                <w:sz w:val="20"/>
                <w:szCs w:val="20"/>
              </w:rPr>
            </w:pPr>
          </w:p>
        </w:tc>
      </w:tr>
      <w:tr w:rsidR="00C5063E" w:rsidRPr="00D84054" w14:paraId="516FD6A6" w14:textId="77777777" w:rsidTr="00054390">
        <w:tc>
          <w:tcPr>
            <w:tcW w:w="0" w:type="auto"/>
            <w:hideMark/>
          </w:tcPr>
          <w:p w14:paraId="2F4AC1E6" w14:textId="77777777" w:rsidR="00C5063E" w:rsidRPr="00D84054" w:rsidRDefault="00C5063E" w:rsidP="00054390">
            <w:pPr>
              <w:spacing w:line="276" w:lineRule="auto"/>
              <w:rPr>
                <w:sz w:val="20"/>
                <w:szCs w:val="20"/>
              </w:rPr>
            </w:pPr>
            <w:r w:rsidRPr="00D84054">
              <w:rPr>
                <w:sz w:val="20"/>
                <w:szCs w:val="20"/>
              </w:rPr>
              <w:t>Public message in one sentence</w:t>
            </w:r>
          </w:p>
        </w:tc>
        <w:tc>
          <w:tcPr>
            <w:tcW w:w="0" w:type="auto"/>
            <w:hideMark/>
          </w:tcPr>
          <w:p w14:paraId="61FD6746" w14:textId="77777777" w:rsidR="00C5063E" w:rsidRPr="00D84054" w:rsidRDefault="00C5063E" w:rsidP="00054390">
            <w:pPr>
              <w:spacing w:line="276" w:lineRule="auto"/>
              <w:rPr>
                <w:sz w:val="20"/>
                <w:szCs w:val="20"/>
              </w:rPr>
            </w:pPr>
          </w:p>
        </w:tc>
      </w:tr>
      <w:tr w:rsidR="00C5063E" w:rsidRPr="00D84054" w14:paraId="1916261A" w14:textId="77777777" w:rsidTr="00054390">
        <w:tc>
          <w:tcPr>
            <w:tcW w:w="0" w:type="auto"/>
            <w:hideMark/>
          </w:tcPr>
          <w:p w14:paraId="4A8A7F90" w14:textId="77777777" w:rsidR="00C5063E" w:rsidRPr="00D84054" w:rsidRDefault="00C5063E" w:rsidP="00054390">
            <w:pPr>
              <w:spacing w:line="276" w:lineRule="auto"/>
              <w:rPr>
                <w:sz w:val="20"/>
                <w:szCs w:val="20"/>
              </w:rPr>
            </w:pPr>
            <w:r w:rsidRPr="00D84054">
              <w:rPr>
                <w:sz w:val="20"/>
                <w:szCs w:val="20"/>
              </w:rPr>
              <w:t>Likely consequence if delayed</w:t>
            </w:r>
          </w:p>
        </w:tc>
        <w:tc>
          <w:tcPr>
            <w:tcW w:w="0" w:type="auto"/>
            <w:hideMark/>
          </w:tcPr>
          <w:p w14:paraId="3E4C884F" w14:textId="77777777" w:rsidR="00C5063E" w:rsidRPr="00D84054" w:rsidRDefault="00C5063E" w:rsidP="00054390">
            <w:pPr>
              <w:spacing w:line="276" w:lineRule="auto"/>
              <w:rPr>
                <w:sz w:val="20"/>
                <w:szCs w:val="20"/>
              </w:rPr>
            </w:pPr>
          </w:p>
        </w:tc>
      </w:tr>
    </w:tbl>
    <w:p w14:paraId="6B99F0E6" w14:textId="77777777" w:rsidR="00054390" w:rsidRDefault="00054390" w:rsidP="00C5063E">
      <w:pPr>
        <w:rPr>
          <w:b/>
          <w:bCs/>
        </w:rPr>
      </w:pPr>
    </w:p>
    <w:p w14:paraId="39534CE5" w14:textId="38E2C6ED" w:rsidR="00054390" w:rsidRDefault="00C5063E" w:rsidP="00054390">
      <w:pPr>
        <w:pStyle w:val="Heading1"/>
      </w:pPr>
      <w:r w:rsidRPr="00C5063E">
        <w:t xml:space="preserve">11. Debrief </w:t>
      </w:r>
      <w:r w:rsidR="00054390" w:rsidRPr="00C5063E">
        <w:t>structure</w:t>
      </w:r>
    </w:p>
    <w:p w14:paraId="01C08067" w14:textId="0BBBA91C" w:rsidR="00C5063E" w:rsidRPr="00C5063E" w:rsidRDefault="00C5063E" w:rsidP="00C5063E">
      <w:r w:rsidRPr="00C5063E">
        <w:t>The debrief should avoid becoming a general discussion. Use clear questions:</w:t>
      </w:r>
    </w:p>
    <w:tbl>
      <w:tblPr>
        <w:tblStyle w:val="TableGrid"/>
        <w:tblW w:w="0" w:type="auto"/>
        <w:tblLook w:val="04A0" w:firstRow="1" w:lastRow="0" w:firstColumn="1" w:lastColumn="0" w:noHBand="0" w:noVBand="1"/>
      </w:tblPr>
      <w:tblGrid>
        <w:gridCol w:w="5305"/>
        <w:gridCol w:w="4045"/>
      </w:tblGrid>
      <w:tr w:rsidR="00C5063E" w:rsidRPr="00D84054" w14:paraId="75363A26" w14:textId="77777777" w:rsidTr="00D84054">
        <w:tc>
          <w:tcPr>
            <w:tcW w:w="5305" w:type="dxa"/>
            <w:hideMark/>
          </w:tcPr>
          <w:p w14:paraId="510A916F" w14:textId="77777777" w:rsidR="00C5063E" w:rsidRPr="00D84054" w:rsidRDefault="00C5063E" w:rsidP="00054390">
            <w:pPr>
              <w:spacing w:line="276" w:lineRule="auto"/>
              <w:rPr>
                <w:b/>
                <w:bCs/>
                <w:sz w:val="20"/>
                <w:szCs w:val="20"/>
              </w:rPr>
            </w:pPr>
            <w:r w:rsidRPr="00D84054">
              <w:rPr>
                <w:b/>
                <w:bCs/>
                <w:sz w:val="20"/>
                <w:szCs w:val="20"/>
              </w:rPr>
              <w:t>Debrief question</w:t>
            </w:r>
          </w:p>
        </w:tc>
        <w:tc>
          <w:tcPr>
            <w:tcW w:w="4045" w:type="dxa"/>
            <w:hideMark/>
          </w:tcPr>
          <w:p w14:paraId="1D7A3B00" w14:textId="77777777" w:rsidR="00C5063E" w:rsidRPr="00D84054" w:rsidRDefault="00C5063E" w:rsidP="00054390">
            <w:pPr>
              <w:spacing w:line="276" w:lineRule="auto"/>
              <w:rPr>
                <w:b/>
                <w:bCs/>
                <w:sz w:val="20"/>
                <w:szCs w:val="20"/>
              </w:rPr>
            </w:pPr>
            <w:r w:rsidRPr="00D84054">
              <w:rPr>
                <w:b/>
                <w:bCs/>
                <w:sz w:val="20"/>
                <w:szCs w:val="20"/>
              </w:rPr>
              <w:t>Purpose</w:t>
            </w:r>
          </w:p>
        </w:tc>
      </w:tr>
      <w:tr w:rsidR="00C5063E" w:rsidRPr="00D84054" w14:paraId="1FF1F7CD" w14:textId="77777777" w:rsidTr="00D84054">
        <w:tc>
          <w:tcPr>
            <w:tcW w:w="5305" w:type="dxa"/>
            <w:hideMark/>
          </w:tcPr>
          <w:p w14:paraId="3C61CB20" w14:textId="77777777" w:rsidR="00C5063E" w:rsidRPr="00D84054" w:rsidRDefault="00C5063E" w:rsidP="00054390">
            <w:pPr>
              <w:spacing w:line="276" w:lineRule="auto"/>
              <w:rPr>
                <w:sz w:val="20"/>
                <w:szCs w:val="20"/>
              </w:rPr>
            </w:pPr>
            <w:r w:rsidRPr="00D84054">
              <w:rPr>
                <w:sz w:val="20"/>
                <w:szCs w:val="20"/>
              </w:rPr>
              <w:t>What was your best decision?</w:t>
            </w:r>
          </w:p>
        </w:tc>
        <w:tc>
          <w:tcPr>
            <w:tcW w:w="4045" w:type="dxa"/>
            <w:hideMark/>
          </w:tcPr>
          <w:p w14:paraId="0EBA6644" w14:textId="77777777" w:rsidR="00C5063E" w:rsidRPr="00D84054" w:rsidRDefault="00C5063E" w:rsidP="00054390">
            <w:pPr>
              <w:spacing w:line="276" w:lineRule="auto"/>
              <w:rPr>
                <w:sz w:val="20"/>
                <w:szCs w:val="20"/>
              </w:rPr>
            </w:pPr>
            <w:r w:rsidRPr="00D84054">
              <w:rPr>
                <w:sz w:val="20"/>
                <w:szCs w:val="20"/>
              </w:rPr>
              <w:t>Identify good leadership practice</w:t>
            </w:r>
          </w:p>
        </w:tc>
      </w:tr>
      <w:tr w:rsidR="00C5063E" w:rsidRPr="00D84054" w14:paraId="366065B5" w14:textId="77777777" w:rsidTr="00D84054">
        <w:tc>
          <w:tcPr>
            <w:tcW w:w="5305" w:type="dxa"/>
            <w:hideMark/>
          </w:tcPr>
          <w:p w14:paraId="20BC36B0" w14:textId="77777777" w:rsidR="00C5063E" w:rsidRPr="00D84054" w:rsidRDefault="00C5063E" w:rsidP="00054390">
            <w:pPr>
              <w:spacing w:line="276" w:lineRule="auto"/>
              <w:rPr>
                <w:sz w:val="20"/>
                <w:szCs w:val="20"/>
              </w:rPr>
            </w:pPr>
            <w:r w:rsidRPr="00D84054">
              <w:rPr>
                <w:sz w:val="20"/>
                <w:szCs w:val="20"/>
              </w:rPr>
              <w:t>What was your hardest trade-off?</w:t>
            </w:r>
          </w:p>
        </w:tc>
        <w:tc>
          <w:tcPr>
            <w:tcW w:w="4045" w:type="dxa"/>
            <w:hideMark/>
          </w:tcPr>
          <w:p w14:paraId="6F8AAECA" w14:textId="77777777" w:rsidR="00C5063E" w:rsidRPr="00D84054" w:rsidRDefault="00C5063E" w:rsidP="00054390">
            <w:pPr>
              <w:spacing w:line="276" w:lineRule="auto"/>
              <w:rPr>
                <w:sz w:val="20"/>
                <w:szCs w:val="20"/>
              </w:rPr>
            </w:pPr>
            <w:r w:rsidRPr="00D84054">
              <w:rPr>
                <w:sz w:val="20"/>
                <w:szCs w:val="20"/>
              </w:rPr>
              <w:t>Surface competing priorities</w:t>
            </w:r>
          </w:p>
        </w:tc>
      </w:tr>
      <w:tr w:rsidR="00C5063E" w:rsidRPr="00D84054" w14:paraId="5679C436" w14:textId="77777777" w:rsidTr="00D84054">
        <w:tc>
          <w:tcPr>
            <w:tcW w:w="5305" w:type="dxa"/>
            <w:hideMark/>
          </w:tcPr>
          <w:p w14:paraId="2B2AA101" w14:textId="77777777" w:rsidR="00C5063E" w:rsidRPr="00D84054" w:rsidRDefault="00C5063E" w:rsidP="00054390">
            <w:pPr>
              <w:spacing w:line="276" w:lineRule="auto"/>
              <w:rPr>
                <w:sz w:val="20"/>
                <w:szCs w:val="20"/>
              </w:rPr>
            </w:pPr>
            <w:r w:rsidRPr="00D84054">
              <w:rPr>
                <w:sz w:val="20"/>
                <w:szCs w:val="20"/>
              </w:rPr>
              <w:t>What did your group delay or avoid?</w:t>
            </w:r>
          </w:p>
        </w:tc>
        <w:tc>
          <w:tcPr>
            <w:tcW w:w="4045" w:type="dxa"/>
            <w:hideMark/>
          </w:tcPr>
          <w:p w14:paraId="1D6F6B72" w14:textId="77777777" w:rsidR="00C5063E" w:rsidRPr="00D84054" w:rsidRDefault="00C5063E" w:rsidP="00054390">
            <w:pPr>
              <w:spacing w:line="276" w:lineRule="auto"/>
              <w:rPr>
                <w:sz w:val="20"/>
                <w:szCs w:val="20"/>
              </w:rPr>
            </w:pPr>
            <w:r w:rsidRPr="00D84054">
              <w:rPr>
                <w:sz w:val="20"/>
                <w:szCs w:val="20"/>
              </w:rPr>
              <w:t>Expose opportunity costs</w:t>
            </w:r>
          </w:p>
        </w:tc>
      </w:tr>
      <w:tr w:rsidR="00C5063E" w:rsidRPr="00D84054" w14:paraId="01520FB4" w14:textId="77777777" w:rsidTr="00D84054">
        <w:tc>
          <w:tcPr>
            <w:tcW w:w="5305" w:type="dxa"/>
            <w:hideMark/>
          </w:tcPr>
          <w:p w14:paraId="1869369E" w14:textId="77777777" w:rsidR="00C5063E" w:rsidRPr="00D84054" w:rsidRDefault="00C5063E" w:rsidP="00054390">
            <w:pPr>
              <w:spacing w:line="276" w:lineRule="auto"/>
              <w:rPr>
                <w:sz w:val="20"/>
                <w:szCs w:val="20"/>
              </w:rPr>
            </w:pPr>
            <w:r w:rsidRPr="00D84054">
              <w:rPr>
                <w:sz w:val="20"/>
                <w:szCs w:val="20"/>
              </w:rPr>
              <w:t>Where did coordination fail or improve?</w:t>
            </w:r>
          </w:p>
        </w:tc>
        <w:tc>
          <w:tcPr>
            <w:tcW w:w="4045" w:type="dxa"/>
            <w:hideMark/>
          </w:tcPr>
          <w:p w14:paraId="17610D90" w14:textId="77777777" w:rsidR="00C5063E" w:rsidRPr="00D84054" w:rsidRDefault="00C5063E" w:rsidP="00054390">
            <w:pPr>
              <w:spacing w:line="276" w:lineRule="auto"/>
              <w:rPr>
                <w:sz w:val="20"/>
                <w:szCs w:val="20"/>
              </w:rPr>
            </w:pPr>
            <w:r w:rsidRPr="00D84054">
              <w:rPr>
                <w:sz w:val="20"/>
                <w:szCs w:val="20"/>
              </w:rPr>
              <w:t>Link to institutional preparedness</w:t>
            </w:r>
          </w:p>
        </w:tc>
      </w:tr>
      <w:tr w:rsidR="00C5063E" w:rsidRPr="00D84054" w14:paraId="1C35735D" w14:textId="77777777" w:rsidTr="00D84054">
        <w:tc>
          <w:tcPr>
            <w:tcW w:w="5305" w:type="dxa"/>
            <w:hideMark/>
          </w:tcPr>
          <w:p w14:paraId="44311D52" w14:textId="77777777" w:rsidR="00C5063E" w:rsidRPr="00D84054" w:rsidRDefault="00C5063E" w:rsidP="00054390">
            <w:pPr>
              <w:spacing w:line="276" w:lineRule="auto"/>
              <w:rPr>
                <w:sz w:val="20"/>
                <w:szCs w:val="20"/>
              </w:rPr>
            </w:pPr>
            <w:r w:rsidRPr="00D84054">
              <w:rPr>
                <w:sz w:val="20"/>
                <w:szCs w:val="20"/>
              </w:rPr>
              <w:t>What created the greatest VUCA pressure?</w:t>
            </w:r>
          </w:p>
        </w:tc>
        <w:tc>
          <w:tcPr>
            <w:tcW w:w="4045" w:type="dxa"/>
            <w:hideMark/>
          </w:tcPr>
          <w:p w14:paraId="2B3E9DB8" w14:textId="77777777" w:rsidR="00C5063E" w:rsidRPr="00D84054" w:rsidRDefault="00C5063E" w:rsidP="00054390">
            <w:pPr>
              <w:spacing w:line="276" w:lineRule="auto"/>
              <w:rPr>
                <w:sz w:val="20"/>
                <w:szCs w:val="20"/>
              </w:rPr>
            </w:pPr>
            <w:r w:rsidRPr="00D84054">
              <w:rPr>
                <w:sz w:val="20"/>
                <w:szCs w:val="20"/>
              </w:rPr>
              <w:t>Connect experience to framework</w:t>
            </w:r>
          </w:p>
        </w:tc>
      </w:tr>
      <w:tr w:rsidR="00C5063E" w:rsidRPr="00D84054" w14:paraId="742889BB" w14:textId="77777777" w:rsidTr="00D84054">
        <w:tc>
          <w:tcPr>
            <w:tcW w:w="5305" w:type="dxa"/>
            <w:hideMark/>
          </w:tcPr>
          <w:p w14:paraId="49977041" w14:textId="77777777" w:rsidR="00C5063E" w:rsidRPr="00D84054" w:rsidRDefault="00C5063E" w:rsidP="00054390">
            <w:pPr>
              <w:spacing w:line="276" w:lineRule="auto"/>
              <w:rPr>
                <w:sz w:val="20"/>
                <w:szCs w:val="20"/>
              </w:rPr>
            </w:pPr>
            <w:r w:rsidRPr="00D84054">
              <w:rPr>
                <w:sz w:val="20"/>
                <w:szCs w:val="20"/>
              </w:rPr>
              <w:t>What would your institution need to improve before a real emergency?</w:t>
            </w:r>
          </w:p>
        </w:tc>
        <w:tc>
          <w:tcPr>
            <w:tcW w:w="4045" w:type="dxa"/>
            <w:hideMark/>
          </w:tcPr>
          <w:p w14:paraId="51BA53AA" w14:textId="65F32296" w:rsidR="00C5063E" w:rsidRPr="00D84054" w:rsidRDefault="00D84054" w:rsidP="00054390">
            <w:pPr>
              <w:spacing w:line="276" w:lineRule="auto"/>
              <w:rPr>
                <w:sz w:val="20"/>
                <w:szCs w:val="20"/>
              </w:rPr>
            </w:pPr>
            <w:r w:rsidRPr="00D84054">
              <w:rPr>
                <w:sz w:val="20"/>
                <w:szCs w:val="20"/>
              </w:rPr>
              <w:t>Translating</w:t>
            </w:r>
            <w:r w:rsidR="00C5063E" w:rsidRPr="00D84054">
              <w:rPr>
                <w:sz w:val="20"/>
                <w:szCs w:val="20"/>
              </w:rPr>
              <w:t xml:space="preserve"> learning into action</w:t>
            </w:r>
          </w:p>
        </w:tc>
      </w:tr>
    </w:tbl>
    <w:p w14:paraId="17DDD1A5" w14:textId="77777777" w:rsidR="00054390" w:rsidRDefault="00054390" w:rsidP="00C5063E">
      <w:pPr>
        <w:rPr>
          <w:b/>
          <w:bCs/>
        </w:rPr>
      </w:pPr>
    </w:p>
    <w:p w14:paraId="4856B6D8" w14:textId="77777777" w:rsidR="00A14FC0" w:rsidRDefault="00A14FC0" w:rsidP="00A14FC0">
      <w:pPr>
        <w:pStyle w:val="Heading1"/>
      </w:pPr>
      <w:r>
        <w:t>Potential d</w:t>
      </w:r>
      <w:r w:rsidRPr="00C5063E">
        <w:t>ashboard design</w:t>
      </w:r>
    </w:p>
    <w:p w14:paraId="41B15CD4" w14:textId="77777777" w:rsidR="00A14FC0" w:rsidRPr="00C5063E" w:rsidRDefault="00A14FC0" w:rsidP="00A14FC0">
      <w:pPr>
        <w:spacing w:line="276" w:lineRule="auto"/>
        <w:jc w:val="both"/>
      </w:pPr>
      <w:r w:rsidRPr="00C5063E">
        <w:t>The dashboard should be simple, visual and facilitator-controlled. It should look like a situation room display, but not pretend to be a scientific model.</w:t>
      </w:r>
    </w:p>
    <w:p w14:paraId="4C42FB1F" w14:textId="77777777" w:rsidR="00A14FC0" w:rsidRPr="00C5063E" w:rsidRDefault="00A14FC0" w:rsidP="00A14FC0">
      <w:pPr>
        <w:spacing w:line="276" w:lineRule="auto"/>
        <w:jc w:val="both"/>
      </w:pPr>
      <w:r w:rsidRPr="00C5063E">
        <w:t>Recommended title:</w:t>
      </w:r>
      <w:r>
        <w:t xml:space="preserve"> </w:t>
      </w:r>
      <w:r w:rsidRPr="00C5063E">
        <w:rPr>
          <w:b/>
          <w:bCs/>
        </w:rPr>
        <w:t>Kajini One Health Emergency: Decision and Consequence Dashboard</w:t>
      </w:r>
    </w:p>
    <w:p w14:paraId="40A8A064" w14:textId="77777777" w:rsidR="00A14FC0" w:rsidRPr="00C5063E" w:rsidRDefault="00A14FC0" w:rsidP="00A14FC0">
      <w:r w:rsidRPr="00C5063E">
        <w:t>Suggested layout:</w:t>
      </w:r>
    </w:p>
    <w:tbl>
      <w:tblPr>
        <w:tblStyle w:val="TableGrid"/>
        <w:tblW w:w="0" w:type="auto"/>
        <w:tblLook w:val="04A0" w:firstRow="1" w:lastRow="0" w:firstColumn="1" w:lastColumn="0" w:noHBand="0" w:noVBand="1"/>
      </w:tblPr>
      <w:tblGrid>
        <w:gridCol w:w="2852"/>
        <w:gridCol w:w="6498"/>
      </w:tblGrid>
      <w:tr w:rsidR="00A14FC0" w:rsidRPr="00D84054" w14:paraId="3D5D9D01" w14:textId="77777777" w:rsidTr="00010766">
        <w:tc>
          <w:tcPr>
            <w:tcW w:w="0" w:type="auto"/>
            <w:hideMark/>
          </w:tcPr>
          <w:p w14:paraId="201DE4C9" w14:textId="77777777" w:rsidR="00A14FC0" w:rsidRPr="00D84054" w:rsidRDefault="00A14FC0" w:rsidP="00010766">
            <w:pPr>
              <w:spacing w:line="276" w:lineRule="auto"/>
              <w:rPr>
                <w:b/>
                <w:bCs/>
                <w:sz w:val="20"/>
                <w:szCs w:val="20"/>
              </w:rPr>
            </w:pPr>
            <w:r w:rsidRPr="00D84054">
              <w:rPr>
                <w:b/>
                <w:bCs/>
                <w:sz w:val="20"/>
                <w:szCs w:val="20"/>
              </w:rPr>
              <w:t>Dashboard area</w:t>
            </w:r>
          </w:p>
        </w:tc>
        <w:tc>
          <w:tcPr>
            <w:tcW w:w="0" w:type="auto"/>
            <w:hideMark/>
          </w:tcPr>
          <w:p w14:paraId="35DEBF4C" w14:textId="77777777" w:rsidR="00A14FC0" w:rsidRPr="00D84054" w:rsidRDefault="00A14FC0" w:rsidP="00010766">
            <w:pPr>
              <w:spacing w:line="276" w:lineRule="auto"/>
              <w:rPr>
                <w:b/>
                <w:bCs/>
                <w:sz w:val="20"/>
                <w:szCs w:val="20"/>
              </w:rPr>
            </w:pPr>
            <w:r w:rsidRPr="00D84054">
              <w:rPr>
                <w:b/>
                <w:bCs/>
                <w:sz w:val="20"/>
                <w:szCs w:val="20"/>
              </w:rPr>
              <w:t>What it should show</w:t>
            </w:r>
          </w:p>
        </w:tc>
      </w:tr>
      <w:tr w:rsidR="00A14FC0" w:rsidRPr="00D84054" w14:paraId="396DCC85" w14:textId="77777777" w:rsidTr="00010766">
        <w:tc>
          <w:tcPr>
            <w:tcW w:w="0" w:type="auto"/>
            <w:hideMark/>
          </w:tcPr>
          <w:p w14:paraId="4B5CF366" w14:textId="77777777" w:rsidR="00A14FC0" w:rsidRPr="00D84054" w:rsidRDefault="00A14FC0" w:rsidP="00010766">
            <w:pPr>
              <w:spacing w:line="276" w:lineRule="auto"/>
              <w:rPr>
                <w:sz w:val="20"/>
                <w:szCs w:val="20"/>
              </w:rPr>
            </w:pPr>
            <w:r w:rsidRPr="00D84054">
              <w:rPr>
                <w:sz w:val="20"/>
                <w:szCs w:val="20"/>
              </w:rPr>
              <w:t>Top bar</w:t>
            </w:r>
          </w:p>
        </w:tc>
        <w:tc>
          <w:tcPr>
            <w:tcW w:w="0" w:type="auto"/>
            <w:hideMark/>
          </w:tcPr>
          <w:p w14:paraId="47F26732" w14:textId="77777777" w:rsidR="00A14FC0" w:rsidRPr="00D84054" w:rsidRDefault="00A14FC0" w:rsidP="00010766">
            <w:pPr>
              <w:spacing w:line="276" w:lineRule="auto"/>
              <w:rPr>
                <w:sz w:val="20"/>
                <w:szCs w:val="20"/>
              </w:rPr>
            </w:pPr>
            <w:r w:rsidRPr="00D84054">
              <w:rPr>
                <w:sz w:val="20"/>
                <w:szCs w:val="20"/>
              </w:rPr>
              <w:t>Scenario phase, current time, current session and dominant VUCA pressure</w:t>
            </w:r>
          </w:p>
        </w:tc>
      </w:tr>
      <w:tr w:rsidR="00A14FC0" w:rsidRPr="00D84054" w14:paraId="1E599C60" w14:textId="77777777" w:rsidTr="00010766">
        <w:tc>
          <w:tcPr>
            <w:tcW w:w="0" w:type="auto"/>
            <w:hideMark/>
          </w:tcPr>
          <w:p w14:paraId="444BDE9C" w14:textId="77777777" w:rsidR="00A14FC0" w:rsidRPr="00D84054" w:rsidRDefault="00A14FC0" w:rsidP="00010766">
            <w:pPr>
              <w:spacing w:line="276" w:lineRule="auto"/>
              <w:rPr>
                <w:sz w:val="20"/>
                <w:szCs w:val="20"/>
              </w:rPr>
            </w:pPr>
            <w:r w:rsidRPr="00D84054">
              <w:rPr>
                <w:sz w:val="20"/>
                <w:szCs w:val="20"/>
              </w:rPr>
              <w:t>Left panel: Outbreak status</w:t>
            </w:r>
          </w:p>
        </w:tc>
        <w:tc>
          <w:tcPr>
            <w:tcW w:w="0" w:type="auto"/>
            <w:hideMark/>
          </w:tcPr>
          <w:p w14:paraId="2DA7EDC6" w14:textId="77777777" w:rsidR="00A14FC0" w:rsidRPr="00D84054" w:rsidRDefault="00A14FC0" w:rsidP="00010766">
            <w:pPr>
              <w:spacing w:line="276" w:lineRule="auto"/>
              <w:rPr>
                <w:sz w:val="20"/>
                <w:szCs w:val="20"/>
              </w:rPr>
            </w:pPr>
            <w:r w:rsidRPr="00D84054">
              <w:rPr>
                <w:sz w:val="20"/>
                <w:szCs w:val="20"/>
              </w:rPr>
              <w:t>Human cases, human deaths, healthcare worker infections, cattle deaths</w:t>
            </w:r>
          </w:p>
        </w:tc>
      </w:tr>
      <w:tr w:rsidR="00A14FC0" w:rsidRPr="00D84054" w14:paraId="20CC3709" w14:textId="77777777" w:rsidTr="00010766">
        <w:tc>
          <w:tcPr>
            <w:tcW w:w="0" w:type="auto"/>
            <w:hideMark/>
          </w:tcPr>
          <w:p w14:paraId="6ED0C160" w14:textId="77777777" w:rsidR="00A14FC0" w:rsidRPr="00D84054" w:rsidRDefault="00A14FC0" w:rsidP="00010766">
            <w:pPr>
              <w:spacing w:line="276" w:lineRule="auto"/>
              <w:rPr>
                <w:sz w:val="20"/>
                <w:szCs w:val="20"/>
              </w:rPr>
            </w:pPr>
            <w:r w:rsidRPr="00D84054">
              <w:rPr>
                <w:sz w:val="20"/>
                <w:szCs w:val="20"/>
              </w:rPr>
              <w:t>Centre panel: System pressure</w:t>
            </w:r>
          </w:p>
        </w:tc>
        <w:tc>
          <w:tcPr>
            <w:tcW w:w="0" w:type="auto"/>
            <w:hideMark/>
          </w:tcPr>
          <w:p w14:paraId="59976A0C" w14:textId="77777777" w:rsidR="00A14FC0" w:rsidRPr="00D84054" w:rsidRDefault="00A14FC0" w:rsidP="00010766">
            <w:pPr>
              <w:spacing w:line="276" w:lineRule="auto"/>
              <w:rPr>
                <w:sz w:val="20"/>
                <w:szCs w:val="20"/>
              </w:rPr>
            </w:pPr>
            <w:r w:rsidRPr="00D84054">
              <w:rPr>
                <w:sz w:val="20"/>
                <w:szCs w:val="20"/>
              </w:rPr>
              <w:t>Community trust, misinformation, coordination quality, and political pressure</w:t>
            </w:r>
          </w:p>
        </w:tc>
      </w:tr>
      <w:tr w:rsidR="00A14FC0" w:rsidRPr="00D84054" w14:paraId="0CA0E4BF" w14:textId="77777777" w:rsidTr="00010766">
        <w:tc>
          <w:tcPr>
            <w:tcW w:w="0" w:type="auto"/>
            <w:hideMark/>
          </w:tcPr>
          <w:p w14:paraId="55682497" w14:textId="77777777" w:rsidR="00A14FC0" w:rsidRPr="00D84054" w:rsidRDefault="00A14FC0" w:rsidP="00010766">
            <w:pPr>
              <w:spacing w:line="276" w:lineRule="auto"/>
              <w:rPr>
                <w:sz w:val="20"/>
                <w:szCs w:val="20"/>
              </w:rPr>
            </w:pPr>
            <w:r w:rsidRPr="00D84054">
              <w:rPr>
                <w:sz w:val="20"/>
                <w:szCs w:val="20"/>
              </w:rPr>
              <w:lastRenderedPageBreak/>
              <w:t>Right panel: External confidence</w:t>
            </w:r>
          </w:p>
        </w:tc>
        <w:tc>
          <w:tcPr>
            <w:tcW w:w="0" w:type="auto"/>
            <w:hideMark/>
          </w:tcPr>
          <w:p w14:paraId="1750AA45" w14:textId="77777777" w:rsidR="00A14FC0" w:rsidRPr="00D84054" w:rsidRDefault="00A14FC0" w:rsidP="00010766">
            <w:pPr>
              <w:spacing w:line="276" w:lineRule="auto"/>
              <w:rPr>
                <w:sz w:val="20"/>
                <w:szCs w:val="20"/>
              </w:rPr>
            </w:pPr>
            <w:r w:rsidRPr="00D84054">
              <w:rPr>
                <w:sz w:val="20"/>
                <w:szCs w:val="20"/>
              </w:rPr>
              <w:t>International confidence, trade pressure, partner confidence</w:t>
            </w:r>
          </w:p>
        </w:tc>
      </w:tr>
      <w:tr w:rsidR="00A14FC0" w:rsidRPr="00D84054" w14:paraId="78F803CE" w14:textId="77777777" w:rsidTr="00010766">
        <w:tc>
          <w:tcPr>
            <w:tcW w:w="0" w:type="auto"/>
            <w:hideMark/>
          </w:tcPr>
          <w:p w14:paraId="13743866" w14:textId="77777777" w:rsidR="00A14FC0" w:rsidRPr="00D84054" w:rsidRDefault="00A14FC0" w:rsidP="00010766">
            <w:pPr>
              <w:spacing w:line="276" w:lineRule="auto"/>
              <w:rPr>
                <w:sz w:val="20"/>
                <w:szCs w:val="20"/>
              </w:rPr>
            </w:pPr>
            <w:r w:rsidRPr="00D84054">
              <w:rPr>
                <w:sz w:val="20"/>
                <w:szCs w:val="20"/>
              </w:rPr>
              <w:t>Bottom panel: Decision log</w:t>
            </w:r>
          </w:p>
        </w:tc>
        <w:tc>
          <w:tcPr>
            <w:tcW w:w="0" w:type="auto"/>
            <w:hideMark/>
          </w:tcPr>
          <w:p w14:paraId="6CA45FB1" w14:textId="77777777" w:rsidR="00A14FC0" w:rsidRPr="00D84054" w:rsidRDefault="00A14FC0" w:rsidP="00010766">
            <w:pPr>
              <w:spacing w:line="276" w:lineRule="auto"/>
              <w:rPr>
                <w:sz w:val="20"/>
                <w:szCs w:val="20"/>
              </w:rPr>
            </w:pPr>
            <w:r w:rsidRPr="00D84054">
              <w:rPr>
                <w:sz w:val="20"/>
                <w:szCs w:val="20"/>
              </w:rPr>
              <w:t>Best decision this session, risky decision, missed decision, urgent next decision</w:t>
            </w:r>
          </w:p>
        </w:tc>
      </w:tr>
    </w:tbl>
    <w:p w14:paraId="5DB6F570" w14:textId="77777777" w:rsidR="00A14FC0" w:rsidRDefault="00A14FC0" w:rsidP="00A14FC0"/>
    <w:p w14:paraId="4EF2B06A" w14:textId="77777777" w:rsidR="00A14FC0" w:rsidRPr="00C5063E" w:rsidRDefault="00A14FC0" w:rsidP="00A14FC0">
      <w:r w:rsidRPr="00C5063E">
        <w:t>Use colours:</w:t>
      </w:r>
    </w:p>
    <w:tbl>
      <w:tblPr>
        <w:tblStyle w:val="TableGrid"/>
        <w:tblW w:w="5000" w:type="pct"/>
        <w:tblLook w:val="04A0" w:firstRow="1" w:lastRow="0" w:firstColumn="1" w:lastColumn="0" w:noHBand="0" w:noVBand="1"/>
      </w:tblPr>
      <w:tblGrid>
        <w:gridCol w:w="1861"/>
        <w:gridCol w:w="7489"/>
      </w:tblGrid>
      <w:tr w:rsidR="00A14FC0" w:rsidRPr="00D84054" w14:paraId="4436C81D" w14:textId="77777777" w:rsidTr="00010766">
        <w:tc>
          <w:tcPr>
            <w:tcW w:w="995" w:type="pct"/>
            <w:hideMark/>
          </w:tcPr>
          <w:p w14:paraId="4F66AD78" w14:textId="77777777" w:rsidR="00A14FC0" w:rsidRPr="00D84054" w:rsidRDefault="00A14FC0" w:rsidP="00010766">
            <w:pPr>
              <w:spacing w:line="276" w:lineRule="auto"/>
              <w:rPr>
                <w:b/>
                <w:bCs/>
                <w:sz w:val="20"/>
                <w:szCs w:val="20"/>
              </w:rPr>
            </w:pPr>
            <w:r w:rsidRPr="00D84054">
              <w:rPr>
                <w:b/>
                <w:bCs/>
                <w:sz w:val="20"/>
                <w:szCs w:val="20"/>
              </w:rPr>
              <w:t>Colour</w:t>
            </w:r>
          </w:p>
        </w:tc>
        <w:tc>
          <w:tcPr>
            <w:tcW w:w="4005" w:type="pct"/>
            <w:hideMark/>
          </w:tcPr>
          <w:p w14:paraId="3119C211" w14:textId="77777777" w:rsidR="00A14FC0" w:rsidRPr="00D84054" w:rsidRDefault="00A14FC0" w:rsidP="00010766">
            <w:pPr>
              <w:spacing w:line="276" w:lineRule="auto"/>
              <w:rPr>
                <w:b/>
                <w:bCs/>
                <w:sz w:val="20"/>
                <w:szCs w:val="20"/>
              </w:rPr>
            </w:pPr>
            <w:r w:rsidRPr="00D84054">
              <w:rPr>
                <w:b/>
                <w:bCs/>
                <w:sz w:val="20"/>
                <w:szCs w:val="20"/>
              </w:rPr>
              <w:t>Meaning</w:t>
            </w:r>
          </w:p>
        </w:tc>
      </w:tr>
      <w:tr w:rsidR="00A14FC0" w:rsidRPr="00D84054" w14:paraId="4176CAFF" w14:textId="77777777" w:rsidTr="00010766">
        <w:tc>
          <w:tcPr>
            <w:tcW w:w="995" w:type="pct"/>
            <w:hideMark/>
          </w:tcPr>
          <w:p w14:paraId="04A7D462" w14:textId="77777777" w:rsidR="00A14FC0" w:rsidRPr="00D84054" w:rsidRDefault="00A14FC0" w:rsidP="00010766">
            <w:pPr>
              <w:spacing w:line="276" w:lineRule="auto"/>
              <w:rPr>
                <w:sz w:val="20"/>
                <w:szCs w:val="20"/>
              </w:rPr>
            </w:pPr>
            <w:r w:rsidRPr="00D84054">
              <w:rPr>
                <w:sz w:val="20"/>
                <w:szCs w:val="20"/>
              </w:rPr>
              <w:t>Green</w:t>
            </w:r>
          </w:p>
        </w:tc>
        <w:tc>
          <w:tcPr>
            <w:tcW w:w="4005" w:type="pct"/>
            <w:hideMark/>
          </w:tcPr>
          <w:p w14:paraId="358B70E5" w14:textId="77777777" w:rsidR="00A14FC0" w:rsidRPr="00D84054" w:rsidRDefault="00A14FC0" w:rsidP="00010766">
            <w:pPr>
              <w:spacing w:line="276" w:lineRule="auto"/>
              <w:rPr>
                <w:sz w:val="20"/>
                <w:szCs w:val="20"/>
              </w:rPr>
            </w:pPr>
            <w:r w:rsidRPr="00D84054">
              <w:rPr>
                <w:sz w:val="20"/>
                <w:szCs w:val="20"/>
              </w:rPr>
              <w:t>Improving or under control</w:t>
            </w:r>
          </w:p>
        </w:tc>
      </w:tr>
      <w:tr w:rsidR="00A14FC0" w:rsidRPr="00D84054" w14:paraId="1E6AB75E" w14:textId="77777777" w:rsidTr="00010766">
        <w:tc>
          <w:tcPr>
            <w:tcW w:w="995" w:type="pct"/>
            <w:hideMark/>
          </w:tcPr>
          <w:p w14:paraId="05566F42" w14:textId="77777777" w:rsidR="00A14FC0" w:rsidRPr="00D84054" w:rsidRDefault="00A14FC0" w:rsidP="00010766">
            <w:pPr>
              <w:spacing w:line="276" w:lineRule="auto"/>
              <w:rPr>
                <w:sz w:val="20"/>
                <w:szCs w:val="20"/>
              </w:rPr>
            </w:pPr>
            <w:r w:rsidRPr="00D84054">
              <w:rPr>
                <w:sz w:val="20"/>
                <w:szCs w:val="20"/>
              </w:rPr>
              <w:t>Amber</w:t>
            </w:r>
          </w:p>
        </w:tc>
        <w:tc>
          <w:tcPr>
            <w:tcW w:w="4005" w:type="pct"/>
            <w:hideMark/>
          </w:tcPr>
          <w:p w14:paraId="5FF6E98D" w14:textId="77777777" w:rsidR="00A14FC0" w:rsidRPr="00D84054" w:rsidRDefault="00A14FC0" w:rsidP="00010766">
            <w:pPr>
              <w:spacing w:line="276" w:lineRule="auto"/>
              <w:rPr>
                <w:sz w:val="20"/>
                <w:szCs w:val="20"/>
              </w:rPr>
            </w:pPr>
            <w:r w:rsidRPr="00D84054">
              <w:rPr>
                <w:sz w:val="20"/>
                <w:szCs w:val="20"/>
              </w:rPr>
              <w:t>Concerning or unstable</w:t>
            </w:r>
          </w:p>
        </w:tc>
      </w:tr>
      <w:tr w:rsidR="00A14FC0" w:rsidRPr="00D84054" w14:paraId="6A344AF9" w14:textId="77777777" w:rsidTr="00010766">
        <w:tc>
          <w:tcPr>
            <w:tcW w:w="995" w:type="pct"/>
            <w:hideMark/>
          </w:tcPr>
          <w:p w14:paraId="7F094F43" w14:textId="77777777" w:rsidR="00A14FC0" w:rsidRPr="00D84054" w:rsidRDefault="00A14FC0" w:rsidP="00010766">
            <w:pPr>
              <w:spacing w:line="276" w:lineRule="auto"/>
              <w:rPr>
                <w:sz w:val="20"/>
                <w:szCs w:val="20"/>
              </w:rPr>
            </w:pPr>
            <w:r w:rsidRPr="00D84054">
              <w:rPr>
                <w:sz w:val="20"/>
                <w:szCs w:val="20"/>
              </w:rPr>
              <w:t>Red</w:t>
            </w:r>
          </w:p>
        </w:tc>
        <w:tc>
          <w:tcPr>
            <w:tcW w:w="4005" w:type="pct"/>
            <w:hideMark/>
          </w:tcPr>
          <w:p w14:paraId="2332AD6F" w14:textId="77777777" w:rsidR="00A14FC0" w:rsidRPr="00D84054" w:rsidRDefault="00A14FC0" w:rsidP="00010766">
            <w:pPr>
              <w:spacing w:line="276" w:lineRule="auto"/>
              <w:rPr>
                <w:sz w:val="20"/>
                <w:szCs w:val="20"/>
              </w:rPr>
            </w:pPr>
            <w:r w:rsidRPr="00D84054">
              <w:rPr>
                <w:sz w:val="20"/>
                <w:szCs w:val="20"/>
              </w:rPr>
              <w:t>Deteriorating or high risk</w:t>
            </w:r>
          </w:p>
        </w:tc>
      </w:tr>
      <w:tr w:rsidR="00A14FC0" w:rsidRPr="00D84054" w14:paraId="34CF19EC" w14:textId="77777777" w:rsidTr="00010766">
        <w:tc>
          <w:tcPr>
            <w:tcW w:w="995" w:type="pct"/>
            <w:hideMark/>
          </w:tcPr>
          <w:p w14:paraId="732D0F84" w14:textId="77777777" w:rsidR="00A14FC0" w:rsidRPr="00D84054" w:rsidRDefault="00A14FC0" w:rsidP="00010766">
            <w:pPr>
              <w:spacing w:line="276" w:lineRule="auto"/>
              <w:rPr>
                <w:sz w:val="20"/>
                <w:szCs w:val="20"/>
              </w:rPr>
            </w:pPr>
            <w:r w:rsidRPr="00D84054">
              <w:rPr>
                <w:sz w:val="20"/>
                <w:szCs w:val="20"/>
              </w:rPr>
              <w:t>Grey</w:t>
            </w:r>
          </w:p>
        </w:tc>
        <w:tc>
          <w:tcPr>
            <w:tcW w:w="4005" w:type="pct"/>
            <w:hideMark/>
          </w:tcPr>
          <w:p w14:paraId="22B92BB9" w14:textId="77777777" w:rsidR="00A14FC0" w:rsidRPr="00D84054" w:rsidRDefault="00A14FC0" w:rsidP="00010766">
            <w:pPr>
              <w:spacing w:line="276" w:lineRule="auto"/>
              <w:rPr>
                <w:sz w:val="20"/>
                <w:szCs w:val="20"/>
              </w:rPr>
            </w:pPr>
            <w:r w:rsidRPr="00D84054">
              <w:rPr>
                <w:sz w:val="20"/>
                <w:szCs w:val="20"/>
              </w:rPr>
              <w:t>Unknown or insufficient information</w:t>
            </w:r>
          </w:p>
        </w:tc>
      </w:tr>
    </w:tbl>
    <w:p w14:paraId="082231AE" w14:textId="77777777" w:rsidR="00A14FC0" w:rsidRDefault="00A14FC0" w:rsidP="00A14FC0"/>
    <w:p w14:paraId="22D88381" w14:textId="77777777" w:rsidR="00A14FC0" w:rsidRPr="00C5063E" w:rsidRDefault="00A14FC0" w:rsidP="00A14FC0">
      <w:r w:rsidRPr="00C5063E">
        <w:t>Use arrows:</w:t>
      </w:r>
    </w:p>
    <w:tbl>
      <w:tblPr>
        <w:tblStyle w:val="TableGrid"/>
        <w:tblW w:w="5000" w:type="pct"/>
        <w:tblLook w:val="04A0" w:firstRow="1" w:lastRow="0" w:firstColumn="1" w:lastColumn="0" w:noHBand="0" w:noVBand="1"/>
      </w:tblPr>
      <w:tblGrid>
        <w:gridCol w:w="3598"/>
        <w:gridCol w:w="5752"/>
      </w:tblGrid>
      <w:tr w:rsidR="00A14FC0" w:rsidRPr="00D84054" w14:paraId="6975F23D" w14:textId="77777777" w:rsidTr="00010766">
        <w:tc>
          <w:tcPr>
            <w:tcW w:w="1924" w:type="pct"/>
            <w:hideMark/>
          </w:tcPr>
          <w:p w14:paraId="6739B48B" w14:textId="77777777" w:rsidR="00A14FC0" w:rsidRPr="00D84054" w:rsidRDefault="00A14FC0" w:rsidP="00010766">
            <w:pPr>
              <w:spacing w:line="276" w:lineRule="auto"/>
              <w:rPr>
                <w:b/>
                <w:bCs/>
                <w:sz w:val="20"/>
                <w:szCs w:val="20"/>
              </w:rPr>
            </w:pPr>
            <w:r w:rsidRPr="00D84054">
              <w:rPr>
                <w:b/>
                <w:bCs/>
                <w:sz w:val="20"/>
                <w:szCs w:val="20"/>
              </w:rPr>
              <w:t>Arrow</w:t>
            </w:r>
          </w:p>
        </w:tc>
        <w:tc>
          <w:tcPr>
            <w:tcW w:w="3076" w:type="pct"/>
            <w:hideMark/>
          </w:tcPr>
          <w:p w14:paraId="2BD019AE" w14:textId="77777777" w:rsidR="00A14FC0" w:rsidRPr="00D84054" w:rsidRDefault="00A14FC0" w:rsidP="00010766">
            <w:pPr>
              <w:spacing w:line="276" w:lineRule="auto"/>
              <w:rPr>
                <w:b/>
                <w:bCs/>
                <w:sz w:val="20"/>
                <w:szCs w:val="20"/>
              </w:rPr>
            </w:pPr>
            <w:r w:rsidRPr="00D84054">
              <w:rPr>
                <w:b/>
                <w:bCs/>
                <w:sz w:val="20"/>
                <w:szCs w:val="20"/>
              </w:rPr>
              <w:t>Meaning</w:t>
            </w:r>
          </w:p>
        </w:tc>
      </w:tr>
      <w:tr w:rsidR="00A14FC0" w:rsidRPr="00D84054" w14:paraId="2BE65339" w14:textId="77777777" w:rsidTr="00010766">
        <w:tc>
          <w:tcPr>
            <w:tcW w:w="1924" w:type="pct"/>
            <w:hideMark/>
          </w:tcPr>
          <w:p w14:paraId="6CDAF9AE" w14:textId="77777777" w:rsidR="00A14FC0" w:rsidRPr="00D84054" w:rsidRDefault="00A14FC0" w:rsidP="00010766">
            <w:pPr>
              <w:spacing w:line="276" w:lineRule="auto"/>
              <w:rPr>
                <w:sz w:val="20"/>
                <w:szCs w:val="20"/>
              </w:rPr>
            </w:pPr>
            <w:r w:rsidRPr="00D84054">
              <w:rPr>
                <w:sz w:val="20"/>
                <w:szCs w:val="20"/>
              </w:rPr>
              <w:t>↑</w:t>
            </w:r>
          </w:p>
        </w:tc>
        <w:tc>
          <w:tcPr>
            <w:tcW w:w="3076" w:type="pct"/>
            <w:hideMark/>
          </w:tcPr>
          <w:p w14:paraId="27A97B27" w14:textId="77777777" w:rsidR="00A14FC0" w:rsidRPr="00D84054" w:rsidRDefault="00A14FC0" w:rsidP="00010766">
            <w:pPr>
              <w:spacing w:line="276" w:lineRule="auto"/>
              <w:rPr>
                <w:sz w:val="20"/>
                <w:szCs w:val="20"/>
              </w:rPr>
            </w:pPr>
            <w:r w:rsidRPr="00D84054">
              <w:rPr>
                <w:sz w:val="20"/>
                <w:szCs w:val="20"/>
              </w:rPr>
              <w:t>Increasing</w:t>
            </w:r>
          </w:p>
        </w:tc>
      </w:tr>
      <w:tr w:rsidR="00A14FC0" w:rsidRPr="00D84054" w14:paraId="5B430B54" w14:textId="77777777" w:rsidTr="00010766">
        <w:tc>
          <w:tcPr>
            <w:tcW w:w="1924" w:type="pct"/>
            <w:hideMark/>
          </w:tcPr>
          <w:p w14:paraId="3E137332" w14:textId="77777777" w:rsidR="00A14FC0" w:rsidRPr="00D84054" w:rsidRDefault="00A14FC0" w:rsidP="00010766">
            <w:pPr>
              <w:spacing w:line="276" w:lineRule="auto"/>
              <w:rPr>
                <w:sz w:val="20"/>
                <w:szCs w:val="20"/>
              </w:rPr>
            </w:pPr>
            <w:r w:rsidRPr="00D84054">
              <w:rPr>
                <w:sz w:val="20"/>
                <w:szCs w:val="20"/>
              </w:rPr>
              <w:t>↓</w:t>
            </w:r>
          </w:p>
        </w:tc>
        <w:tc>
          <w:tcPr>
            <w:tcW w:w="3076" w:type="pct"/>
            <w:hideMark/>
          </w:tcPr>
          <w:p w14:paraId="0B371591" w14:textId="77777777" w:rsidR="00A14FC0" w:rsidRPr="00D84054" w:rsidRDefault="00A14FC0" w:rsidP="00010766">
            <w:pPr>
              <w:spacing w:line="276" w:lineRule="auto"/>
              <w:rPr>
                <w:sz w:val="20"/>
                <w:szCs w:val="20"/>
              </w:rPr>
            </w:pPr>
            <w:r w:rsidRPr="00D84054">
              <w:rPr>
                <w:sz w:val="20"/>
                <w:szCs w:val="20"/>
              </w:rPr>
              <w:t>Decreasing</w:t>
            </w:r>
          </w:p>
        </w:tc>
      </w:tr>
      <w:tr w:rsidR="00A14FC0" w:rsidRPr="00D84054" w14:paraId="2B440506" w14:textId="77777777" w:rsidTr="00010766">
        <w:tc>
          <w:tcPr>
            <w:tcW w:w="1924" w:type="pct"/>
            <w:hideMark/>
          </w:tcPr>
          <w:p w14:paraId="36168370" w14:textId="77777777" w:rsidR="00A14FC0" w:rsidRPr="00D84054" w:rsidRDefault="00A14FC0" w:rsidP="00010766">
            <w:pPr>
              <w:spacing w:line="276" w:lineRule="auto"/>
              <w:rPr>
                <w:sz w:val="20"/>
                <w:szCs w:val="20"/>
              </w:rPr>
            </w:pPr>
            <w:r w:rsidRPr="00D84054">
              <w:rPr>
                <w:sz w:val="20"/>
                <w:szCs w:val="20"/>
              </w:rPr>
              <w:t>→</w:t>
            </w:r>
          </w:p>
        </w:tc>
        <w:tc>
          <w:tcPr>
            <w:tcW w:w="3076" w:type="pct"/>
            <w:hideMark/>
          </w:tcPr>
          <w:p w14:paraId="18BD2513" w14:textId="77777777" w:rsidR="00A14FC0" w:rsidRPr="00D84054" w:rsidRDefault="00A14FC0" w:rsidP="00010766">
            <w:pPr>
              <w:spacing w:line="276" w:lineRule="auto"/>
              <w:rPr>
                <w:sz w:val="20"/>
                <w:szCs w:val="20"/>
              </w:rPr>
            </w:pPr>
            <w:r w:rsidRPr="00D84054">
              <w:rPr>
                <w:sz w:val="20"/>
                <w:szCs w:val="20"/>
              </w:rPr>
              <w:t>Stable</w:t>
            </w:r>
          </w:p>
        </w:tc>
      </w:tr>
      <w:tr w:rsidR="00A14FC0" w:rsidRPr="00D84054" w14:paraId="7FCFEB40" w14:textId="77777777" w:rsidTr="00010766">
        <w:tc>
          <w:tcPr>
            <w:tcW w:w="1924" w:type="pct"/>
            <w:hideMark/>
          </w:tcPr>
          <w:p w14:paraId="6B8176B7" w14:textId="77777777" w:rsidR="00A14FC0" w:rsidRPr="00D84054" w:rsidRDefault="00A14FC0" w:rsidP="00010766">
            <w:pPr>
              <w:spacing w:line="276" w:lineRule="auto"/>
              <w:rPr>
                <w:sz w:val="20"/>
                <w:szCs w:val="20"/>
              </w:rPr>
            </w:pPr>
            <w:r w:rsidRPr="00D84054">
              <w:rPr>
                <w:sz w:val="20"/>
                <w:szCs w:val="20"/>
              </w:rPr>
              <w:t>?</w:t>
            </w:r>
          </w:p>
        </w:tc>
        <w:tc>
          <w:tcPr>
            <w:tcW w:w="3076" w:type="pct"/>
            <w:hideMark/>
          </w:tcPr>
          <w:p w14:paraId="60B44BE1" w14:textId="77777777" w:rsidR="00A14FC0" w:rsidRPr="00D84054" w:rsidRDefault="00A14FC0" w:rsidP="00010766">
            <w:pPr>
              <w:spacing w:line="276" w:lineRule="auto"/>
              <w:rPr>
                <w:sz w:val="20"/>
                <w:szCs w:val="20"/>
              </w:rPr>
            </w:pPr>
            <w:r w:rsidRPr="00D84054">
              <w:rPr>
                <w:sz w:val="20"/>
                <w:szCs w:val="20"/>
              </w:rPr>
              <w:t>Unclear</w:t>
            </w:r>
          </w:p>
        </w:tc>
      </w:tr>
    </w:tbl>
    <w:p w14:paraId="6680E165" w14:textId="77777777" w:rsidR="00A14FC0" w:rsidRDefault="00A14FC0" w:rsidP="00A14FC0"/>
    <w:p w14:paraId="7953D64D" w14:textId="77777777" w:rsidR="00A14FC0" w:rsidRPr="00C5063E" w:rsidRDefault="00A14FC0" w:rsidP="00A14FC0">
      <w:r w:rsidRPr="00C5063E">
        <w:t>Example dashboard:</w:t>
      </w:r>
    </w:p>
    <w:tbl>
      <w:tblPr>
        <w:tblStyle w:val="TableGrid"/>
        <w:tblW w:w="5000" w:type="pct"/>
        <w:tblLook w:val="04A0" w:firstRow="1" w:lastRow="0" w:firstColumn="1" w:lastColumn="0" w:noHBand="0" w:noVBand="1"/>
      </w:tblPr>
      <w:tblGrid>
        <w:gridCol w:w="2860"/>
        <w:gridCol w:w="1298"/>
        <w:gridCol w:w="1298"/>
        <w:gridCol w:w="1298"/>
        <w:gridCol w:w="1298"/>
        <w:gridCol w:w="1298"/>
      </w:tblGrid>
      <w:tr w:rsidR="00A14FC0" w:rsidRPr="00D84054" w14:paraId="585F45EC" w14:textId="77777777" w:rsidTr="00010766">
        <w:tc>
          <w:tcPr>
            <w:tcW w:w="1530" w:type="pct"/>
            <w:hideMark/>
          </w:tcPr>
          <w:p w14:paraId="2051366B" w14:textId="77777777" w:rsidR="00A14FC0" w:rsidRPr="00D84054" w:rsidRDefault="00A14FC0" w:rsidP="00010766">
            <w:pPr>
              <w:spacing w:line="276" w:lineRule="auto"/>
              <w:rPr>
                <w:b/>
                <w:bCs/>
                <w:sz w:val="20"/>
                <w:szCs w:val="20"/>
              </w:rPr>
            </w:pPr>
            <w:r w:rsidRPr="00D84054">
              <w:rPr>
                <w:b/>
                <w:bCs/>
                <w:sz w:val="20"/>
                <w:szCs w:val="20"/>
              </w:rPr>
              <w:t>Indicator</w:t>
            </w:r>
          </w:p>
        </w:tc>
        <w:tc>
          <w:tcPr>
            <w:tcW w:w="694" w:type="pct"/>
            <w:hideMark/>
          </w:tcPr>
          <w:p w14:paraId="66A176D1" w14:textId="77777777" w:rsidR="00A14FC0" w:rsidRPr="00D84054" w:rsidRDefault="00A14FC0" w:rsidP="00010766">
            <w:pPr>
              <w:spacing w:line="276" w:lineRule="auto"/>
              <w:jc w:val="center"/>
              <w:rPr>
                <w:b/>
                <w:bCs/>
                <w:sz w:val="20"/>
                <w:szCs w:val="20"/>
              </w:rPr>
            </w:pPr>
            <w:r w:rsidRPr="00D84054">
              <w:rPr>
                <w:b/>
                <w:bCs/>
                <w:sz w:val="20"/>
                <w:szCs w:val="20"/>
              </w:rPr>
              <w:t>Baseline</w:t>
            </w:r>
          </w:p>
        </w:tc>
        <w:tc>
          <w:tcPr>
            <w:tcW w:w="694" w:type="pct"/>
            <w:hideMark/>
          </w:tcPr>
          <w:p w14:paraId="5B5828DC" w14:textId="77777777" w:rsidR="00A14FC0" w:rsidRPr="00D84054" w:rsidRDefault="00A14FC0" w:rsidP="00010766">
            <w:pPr>
              <w:spacing w:line="276" w:lineRule="auto"/>
              <w:jc w:val="center"/>
              <w:rPr>
                <w:b/>
                <w:bCs/>
                <w:sz w:val="20"/>
                <w:szCs w:val="20"/>
              </w:rPr>
            </w:pPr>
            <w:r w:rsidRPr="00D84054">
              <w:rPr>
                <w:b/>
                <w:bCs/>
                <w:sz w:val="20"/>
                <w:szCs w:val="20"/>
              </w:rPr>
              <w:t>Update 1</w:t>
            </w:r>
          </w:p>
        </w:tc>
        <w:tc>
          <w:tcPr>
            <w:tcW w:w="694" w:type="pct"/>
            <w:hideMark/>
          </w:tcPr>
          <w:p w14:paraId="60246034" w14:textId="77777777" w:rsidR="00A14FC0" w:rsidRPr="00D84054" w:rsidRDefault="00A14FC0" w:rsidP="00010766">
            <w:pPr>
              <w:spacing w:line="276" w:lineRule="auto"/>
              <w:jc w:val="center"/>
              <w:rPr>
                <w:b/>
                <w:bCs/>
                <w:sz w:val="20"/>
                <w:szCs w:val="20"/>
              </w:rPr>
            </w:pPr>
            <w:r w:rsidRPr="00D84054">
              <w:rPr>
                <w:b/>
                <w:bCs/>
                <w:sz w:val="20"/>
                <w:szCs w:val="20"/>
              </w:rPr>
              <w:t>Update 2</w:t>
            </w:r>
          </w:p>
        </w:tc>
        <w:tc>
          <w:tcPr>
            <w:tcW w:w="694" w:type="pct"/>
            <w:hideMark/>
          </w:tcPr>
          <w:p w14:paraId="6E8B9463" w14:textId="77777777" w:rsidR="00A14FC0" w:rsidRPr="00D84054" w:rsidRDefault="00A14FC0" w:rsidP="00010766">
            <w:pPr>
              <w:spacing w:line="276" w:lineRule="auto"/>
              <w:jc w:val="center"/>
              <w:rPr>
                <w:b/>
                <w:bCs/>
                <w:sz w:val="20"/>
                <w:szCs w:val="20"/>
              </w:rPr>
            </w:pPr>
            <w:r w:rsidRPr="00D84054">
              <w:rPr>
                <w:b/>
                <w:bCs/>
                <w:sz w:val="20"/>
                <w:szCs w:val="20"/>
              </w:rPr>
              <w:t>Update 3</w:t>
            </w:r>
          </w:p>
        </w:tc>
        <w:tc>
          <w:tcPr>
            <w:tcW w:w="694" w:type="pct"/>
            <w:hideMark/>
          </w:tcPr>
          <w:p w14:paraId="7BC89093" w14:textId="77777777" w:rsidR="00A14FC0" w:rsidRPr="00D84054" w:rsidRDefault="00A14FC0" w:rsidP="00010766">
            <w:pPr>
              <w:spacing w:line="276" w:lineRule="auto"/>
              <w:jc w:val="center"/>
              <w:rPr>
                <w:b/>
                <w:bCs/>
                <w:sz w:val="20"/>
                <w:szCs w:val="20"/>
              </w:rPr>
            </w:pPr>
            <w:r w:rsidRPr="00D84054">
              <w:rPr>
                <w:b/>
                <w:bCs/>
                <w:sz w:val="20"/>
                <w:szCs w:val="20"/>
              </w:rPr>
              <w:t>Final</w:t>
            </w:r>
          </w:p>
        </w:tc>
      </w:tr>
      <w:tr w:rsidR="00A14FC0" w:rsidRPr="00D84054" w14:paraId="6EEC886C" w14:textId="77777777" w:rsidTr="00010766">
        <w:tc>
          <w:tcPr>
            <w:tcW w:w="1530" w:type="pct"/>
            <w:hideMark/>
          </w:tcPr>
          <w:p w14:paraId="5A0A4593" w14:textId="77777777" w:rsidR="00A14FC0" w:rsidRPr="00D84054" w:rsidRDefault="00A14FC0" w:rsidP="00010766">
            <w:pPr>
              <w:spacing w:line="276" w:lineRule="auto"/>
              <w:rPr>
                <w:sz w:val="20"/>
                <w:szCs w:val="20"/>
              </w:rPr>
            </w:pPr>
            <w:r w:rsidRPr="00D84054">
              <w:rPr>
                <w:sz w:val="20"/>
                <w:szCs w:val="20"/>
              </w:rPr>
              <w:t>Human cases</w:t>
            </w:r>
          </w:p>
        </w:tc>
        <w:tc>
          <w:tcPr>
            <w:tcW w:w="694" w:type="pct"/>
            <w:hideMark/>
          </w:tcPr>
          <w:p w14:paraId="571C063F"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92883AA"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524FF65C"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60AB0CF3"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1D1CA4D7" w14:textId="77777777" w:rsidR="00A14FC0" w:rsidRPr="00D84054" w:rsidRDefault="00A14FC0" w:rsidP="00010766">
            <w:pPr>
              <w:spacing w:line="276" w:lineRule="auto"/>
              <w:jc w:val="center"/>
              <w:rPr>
                <w:sz w:val="20"/>
                <w:szCs w:val="20"/>
              </w:rPr>
            </w:pPr>
            <w:r w:rsidRPr="00D84054">
              <w:rPr>
                <w:sz w:val="20"/>
                <w:szCs w:val="20"/>
              </w:rPr>
              <w:t>Amber ↓</w:t>
            </w:r>
          </w:p>
        </w:tc>
      </w:tr>
      <w:tr w:rsidR="00A14FC0" w:rsidRPr="00D84054" w14:paraId="15863CE6" w14:textId="77777777" w:rsidTr="00010766">
        <w:tc>
          <w:tcPr>
            <w:tcW w:w="1530" w:type="pct"/>
            <w:hideMark/>
          </w:tcPr>
          <w:p w14:paraId="033A798B" w14:textId="77777777" w:rsidR="00A14FC0" w:rsidRPr="00D84054" w:rsidRDefault="00A14FC0" w:rsidP="00010766">
            <w:pPr>
              <w:spacing w:line="276" w:lineRule="auto"/>
              <w:rPr>
                <w:sz w:val="20"/>
                <w:szCs w:val="20"/>
              </w:rPr>
            </w:pPr>
            <w:r w:rsidRPr="00D84054">
              <w:rPr>
                <w:sz w:val="20"/>
                <w:szCs w:val="20"/>
              </w:rPr>
              <w:t>Human deaths</w:t>
            </w:r>
          </w:p>
        </w:tc>
        <w:tc>
          <w:tcPr>
            <w:tcW w:w="694" w:type="pct"/>
            <w:hideMark/>
          </w:tcPr>
          <w:p w14:paraId="755588F5"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D741970"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1A00C6F7"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2ADDAD26"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15486638" w14:textId="77777777" w:rsidR="00A14FC0" w:rsidRPr="00D84054" w:rsidRDefault="00A14FC0" w:rsidP="00010766">
            <w:pPr>
              <w:spacing w:line="276" w:lineRule="auto"/>
              <w:jc w:val="center"/>
              <w:rPr>
                <w:sz w:val="20"/>
                <w:szCs w:val="20"/>
              </w:rPr>
            </w:pPr>
            <w:r w:rsidRPr="00D84054">
              <w:rPr>
                <w:sz w:val="20"/>
                <w:szCs w:val="20"/>
              </w:rPr>
              <w:t>Amber →</w:t>
            </w:r>
          </w:p>
        </w:tc>
      </w:tr>
      <w:tr w:rsidR="00A14FC0" w:rsidRPr="00D84054" w14:paraId="5D7EE1C3" w14:textId="77777777" w:rsidTr="00010766">
        <w:tc>
          <w:tcPr>
            <w:tcW w:w="1530" w:type="pct"/>
            <w:hideMark/>
          </w:tcPr>
          <w:p w14:paraId="59DB1321" w14:textId="77777777" w:rsidR="00A14FC0" w:rsidRPr="00D84054" w:rsidRDefault="00A14FC0" w:rsidP="00010766">
            <w:pPr>
              <w:spacing w:line="276" w:lineRule="auto"/>
              <w:rPr>
                <w:sz w:val="20"/>
                <w:szCs w:val="20"/>
              </w:rPr>
            </w:pPr>
            <w:r w:rsidRPr="00D84054">
              <w:rPr>
                <w:sz w:val="20"/>
                <w:szCs w:val="20"/>
              </w:rPr>
              <w:t>HCW safety</w:t>
            </w:r>
          </w:p>
        </w:tc>
        <w:tc>
          <w:tcPr>
            <w:tcW w:w="694" w:type="pct"/>
            <w:hideMark/>
          </w:tcPr>
          <w:p w14:paraId="4479AF15"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0B3E8728"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78D3CACA"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7017AF9A" w14:textId="77777777" w:rsidR="00A14FC0" w:rsidRPr="00D84054" w:rsidRDefault="00A14FC0" w:rsidP="00010766">
            <w:pPr>
              <w:spacing w:line="276" w:lineRule="auto"/>
              <w:jc w:val="center"/>
              <w:rPr>
                <w:sz w:val="20"/>
                <w:szCs w:val="20"/>
              </w:rPr>
            </w:pPr>
            <w:r w:rsidRPr="00D84054">
              <w:rPr>
                <w:sz w:val="20"/>
                <w:szCs w:val="20"/>
              </w:rPr>
              <w:t>Green ↓</w:t>
            </w:r>
          </w:p>
        </w:tc>
        <w:tc>
          <w:tcPr>
            <w:tcW w:w="694" w:type="pct"/>
            <w:hideMark/>
          </w:tcPr>
          <w:p w14:paraId="57B8897A" w14:textId="77777777" w:rsidR="00A14FC0" w:rsidRPr="00D84054" w:rsidRDefault="00A14FC0" w:rsidP="00010766">
            <w:pPr>
              <w:spacing w:line="276" w:lineRule="auto"/>
              <w:jc w:val="center"/>
              <w:rPr>
                <w:sz w:val="20"/>
                <w:szCs w:val="20"/>
              </w:rPr>
            </w:pPr>
            <w:r w:rsidRPr="00D84054">
              <w:rPr>
                <w:sz w:val="20"/>
                <w:szCs w:val="20"/>
              </w:rPr>
              <w:t>Green ↓</w:t>
            </w:r>
          </w:p>
        </w:tc>
      </w:tr>
      <w:tr w:rsidR="00A14FC0" w:rsidRPr="00D84054" w14:paraId="37CBE80C" w14:textId="77777777" w:rsidTr="00010766">
        <w:tc>
          <w:tcPr>
            <w:tcW w:w="1530" w:type="pct"/>
            <w:hideMark/>
          </w:tcPr>
          <w:p w14:paraId="67A7EAE0" w14:textId="77777777" w:rsidR="00A14FC0" w:rsidRPr="00D84054" w:rsidRDefault="00A14FC0" w:rsidP="00010766">
            <w:pPr>
              <w:spacing w:line="276" w:lineRule="auto"/>
              <w:rPr>
                <w:sz w:val="20"/>
                <w:szCs w:val="20"/>
              </w:rPr>
            </w:pPr>
            <w:r w:rsidRPr="00D84054">
              <w:rPr>
                <w:sz w:val="20"/>
                <w:szCs w:val="20"/>
              </w:rPr>
              <w:t>Cattle/livelihoods</w:t>
            </w:r>
          </w:p>
        </w:tc>
        <w:tc>
          <w:tcPr>
            <w:tcW w:w="694" w:type="pct"/>
            <w:hideMark/>
          </w:tcPr>
          <w:p w14:paraId="2FEA88F0"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539438CD"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7853F39A"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47B540B3"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0F7FE048" w14:textId="77777777" w:rsidR="00A14FC0" w:rsidRPr="00D84054" w:rsidRDefault="00A14FC0" w:rsidP="00010766">
            <w:pPr>
              <w:spacing w:line="276" w:lineRule="auto"/>
              <w:jc w:val="center"/>
              <w:rPr>
                <w:sz w:val="20"/>
                <w:szCs w:val="20"/>
              </w:rPr>
            </w:pPr>
            <w:r w:rsidRPr="00D84054">
              <w:rPr>
                <w:sz w:val="20"/>
                <w:szCs w:val="20"/>
              </w:rPr>
              <w:t>Amber →</w:t>
            </w:r>
          </w:p>
        </w:tc>
      </w:tr>
      <w:tr w:rsidR="00A14FC0" w:rsidRPr="00D84054" w14:paraId="5B915502" w14:textId="77777777" w:rsidTr="00010766">
        <w:tc>
          <w:tcPr>
            <w:tcW w:w="1530" w:type="pct"/>
            <w:hideMark/>
          </w:tcPr>
          <w:p w14:paraId="2491EF8D" w14:textId="77777777" w:rsidR="00A14FC0" w:rsidRPr="00D84054" w:rsidRDefault="00A14FC0" w:rsidP="00010766">
            <w:pPr>
              <w:spacing w:line="276" w:lineRule="auto"/>
              <w:rPr>
                <w:sz w:val="20"/>
                <w:szCs w:val="20"/>
              </w:rPr>
            </w:pPr>
            <w:r w:rsidRPr="00D84054">
              <w:rPr>
                <w:sz w:val="20"/>
                <w:szCs w:val="20"/>
              </w:rPr>
              <w:t>Community trust</w:t>
            </w:r>
          </w:p>
        </w:tc>
        <w:tc>
          <w:tcPr>
            <w:tcW w:w="694" w:type="pct"/>
            <w:hideMark/>
          </w:tcPr>
          <w:p w14:paraId="0D9FA9E0"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4144ABF3"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02855E40"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517D6FFA"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543DA289" w14:textId="77777777" w:rsidR="00A14FC0" w:rsidRPr="00D84054" w:rsidRDefault="00A14FC0" w:rsidP="00010766">
            <w:pPr>
              <w:spacing w:line="276" w:lineRule="auto"/>
              <w:jc w:val="center"/>
              <w:rPr>
                <w:sz w:val="20"/>
                <w:szCs w:val="20"/>
              </w:rPr>
            </w:pPr>
            <w:r w:rsidRPr="00D84054">
              <w:rPr>
                <w:sz w:val="20"/>
                <w:szCs w:val="20"/>
              </w:rPr>
              <w:t>Green ↑</w:t>
            </w:r>
          </w:p>
        </w:tc>
      </w:tr>
      <w:tr w:rsidR="00A14FC0" w:rsidRPr="00D84054" w14:paraId="461C3B26" w14:textId="77777777" w:rsidTr="00010766">
        <w:tc>
          <w:tcPr>
            <w:tcW w:w="1530" w:type="pct"/>
            <w:hideMark/>
          </w:tcPr>
          <w:p w14:paraId="71771580" w14:textId="77777777" w:rsidR="00A14FC0" w:rsidRPr="00D84054" w:rsidRDefault="00A14FC0" w:rsidP="00010766">
            <w:pPr>
              <w:spacing w:line="276" w:lineRule="auto"/>
              <w:rPr>
                <w:sz w:val="20"/>
                <w:szCs w:val="20"/>
              </w:rPr>
            </w:pPr>
            <w:r w:rsidRPr="00D84054">
              <w:rPr>
                <w:sz w:val="20"/>
                <w:szCs w:val="20"/>
              </w:rPr>
              <w:t>Misinformation</w:t>
            </w:r>
          </w:p>
        </w:tc>
        <w:tc>
          <w:tcPr>
            <w:tcW w:w="694" w:type="pct"/>
            <w:hideMark/>
          </w:tcPr>
          <w:p w14:paraId="0080BF4C"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6377A62"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795EEF25"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4A09592C"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3AEDB34" w14:textId="77777777" w:rsidR="00A14FC0" w:rsidRPr="00D84054" w:rsidRDefault="00A14FC0" w:rsidP="00010766">
            <w:pPr>
              <w:spacing w:line="276" w:lineRule="auto"/>
              <w:jc w:val="center"/>
              <w:rPr>
                <w:sz w:val="20"/>
                <w:szCs w:val="20"/>
              </w:rPr>
            </w:pPr>
            <w:r w:rsidRPr="00D84054">
              <w:rPr>
                <w:sz w:val="20"/>
                <w:szCs w:val="20"/>
              </w:rPr>
              <w:t>Amber ↓</w:t>
            </w:r>
          </w:p>
        </w:tc>
      </w:tr>
      <w:tr w:rsidR="00A14FC0" w:rsidRPr="00D84054" w14:paraId="0253D3EB" w14:textId="77777777" w:rsidTr="00010766">
        <w:tc>
          <w:tcPr>
            <w:tcW w:w="1530" w:type="pct"/>
            <w:hideMark/>
          </w:tcPr>
          <w:p w14:paraId="4415F1CD" w14:textId="77777777" w:rsidR="00A14FC0" w:rsidRPr="00D84054" w:rsidRDefault="00A14FC0" w:rsidP="00010766">
            <w:pPr>
              <w:spacing w:line="276" w:lineRule="auto"/>
              <w:rPr>
                <w:sz w:val="20"/>
                <w:szCs w:val="20"/>
              </w:rPr>
            </w:pPr>
            <w:r w:rsidRPr="00D84054">
              <w:rPr>
                <w:sz w:val="20"/>
                <w:szCs w:val="20"/>
              </w:rPr>
              <w:t>Coordination</w:t>
            </w:r>
          </w:p>
        </w:tc>
        <w:tc>
          <w:tcPr>
            <w:tcW w:w="694" w:type="pct"/>
            <w:hideMark/>
          </w:tcPr>
          <w:p w14:paraId="18EA2CE0"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AC85A53"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233E10E6" w14:textId="77777777" w:rsidR="00A14FC0" w:rsidRPr="00D84054" w:rsidRDefault="00A14FC0" w:rsidP="00010766">
            <w:pPr>
              <w:spacing w:line="276" w:lineRule="auto"/>
              <w:jc w:val="center"/>
              <w:rPr>
                <w:sz w:val="20"/>
                <w:szCs w:val="20"/>
              </w:rPr>
            </w:pPr>
            <w:r w:rsidRPr="00D84054">
              <w:rPr>
                <w:sz w:val="20"/>
                <w:szCs w:val="20"/>
              </w:rPr>
              <w:t>Green ↑</w:t>
            </w:r>
          </w:p>
        </w:tc>
        <w:tc>
          <w:tcPr>
            <w:tcW w:w="694" w:type="pct"/>
            <w:hideMark/>
          </w:tcPr>
          <w:p w14:paraId="1F1B0D04"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BCF148A" w14:textId="77777777" w:rsidR="00A14FC0" w:rsidRPr="00D84054" w:rsidRDefault="00A14FC0" w:rsidP="00010766">
            <w:pPr>
              <w:spacing w:line="276" w:lineRule="auto"/>
              <w:jc w:val="center"/>
              <w:rPr>
                <w:sz w:val="20"/>
                <w:szCs w:val="20"/>
              </w:rPr>
            </w:pPr>
            <w:r w:rsidRPr="00D84054">
              <w:rPr>
                <w:sz w:val="20"/>
                <w:szCs w:val="20"/>
              </w:rPr>
              <w:t>Green ↑</w:t>
            </w:r>
          </w:p>
        </w:tc>
      </w:tr>
      <w:tr w:rsidR="00A14FC0" w:rsidRPr="00D84054" w14:paraId="34FCCA02" w14:textId="77777777" w:rsidTr="00010766">
        <w:tc>
          <w:tcPr>
            <w:tcW w:w="1530" w:type="pct"/>
            <w:hideMark/>
          </w:tcPr>
          <w:p w14:paraId="64F5937E" w14:textId="77777777" w:rsidR="00A14FC0" w:rsidRPr="00D84054" w:rsidRDefault="00A14FC0" w:rsidP="00010766">
            <w:pPr>
              <w:spacing w:line="276" w:lineRule="auto"/>
              <w:rPr>
                <w:sz w:val="20"/>
                <w:szCs w:val="20"/>
              </w:rPr>
            </w:pPr>
            <w:r w:rsidRPr="00D84054">
              <w:rPr>
                <w:sz w:val="20"/>
                <w:szCs w:val="20"/>
              </w:rPr>
              <w:t>Political pressure</w:t>
            </w:r>
          </w:p>
        </w:tc>
        <w:tc>
          <w:tcPr>
            <w:tcW w:w="694" w:type="pct"/>
            <w:hideMark/>
          </w:tcPr>
          <w:p w14:paraId="3C2840A9"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6F4575D9"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56C6F998"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2A622E7C"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139E24F7" w14:textId="77777777" w:rsidR="00A14FC0" w:rsidRPr="00D84054" w:rsidRDefault="00A14FC0" w:rsidP="00010766">
            <w:pPr>
              <w:spacing w:line="276" w:lineRule="auto"/>
              <w:jc w:val="center"/>
              <w:rPr>
                <w:sz w:val="20"/>
                <w:szCs w:val="20"/>
              </w:rPr>
            </w:pPr>
            <w:r w:rsidRPr="00D84054">
              <w:rPr>
                <w:sz w:val="20"/>
                <w:szCs w:val="20"/>
              </w:rPr>
              <w:t>Amber →</w:t>
            </w:r>
          </w:p>
        </w:tc>
      </w:tr>
      <w:tr w:rsidR="00A14FC0" w:rsidRPr="00D84054" w14:paraId="1BE764FD" w14:textId="77777777" w:rsidTr="00010766">
        <w:tc>
          <w:tcPr>
            <w:tcW w:w="1530" w:type="pct"/>
            <w:hideMark/>
          </w:tcPr>
          <w:p w14:paraId="60DE83FE" w14:textId="77777777" w:rsidR="00A14FC0" w:rsidRPr="00D84054" w:rsidRDefault="00A14FC0" w:rsidP="00010766">
            <w:pPr>
              <w:spacing w:line="276" w:lineRule="auto"/>
              <w:rPr>
                <w:sz w:val="20"/>
                <w:szCs w:val="20"/>
              </w:rPr>
            </w:pPr>
            <w:r w:rsidRPr="00D84054">
              <w:rPr>
                <w:sz w:val="20"/>
                <w:szCs w:val="20"/>
              </w:rPr>
              <w:t>International confidence</w:t>
            </w:r>
          </w:p>
        </w:tc>
        <w:tc>
          <w:tcPr>
            <w:tcW w:w="694" w:type="pct"/>
            <w:hideMark/>
          </w:tcPr>
          <w:p w14:paraId="537A9C3C"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21C89865"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278B1211" w14:textId="77777777" w:rsidR="00A14FC0" w:rsidRPr="00D84054" w:rsidRDefault="00A14FC0" w:rsidP="00010766">
            <w:pPr>
              <w:spacing w:line="276" w:lineRule="auto"/>
              <w:jc w:val="center"/>
              <w:rPr>
                <w:sz w:val="20"/>
                <w:szCs w:val="20"/>
              </w:rPr>
            </w:pPr>
            <w:r w:rsidRPr="00D84054">
              <w:rPr>
                <w:sz w:val="20"/>
                <w:szCs w:val="20"/>
              </w:rPr>
              <w:t>Red ↓</w:t>
            </w:r>
          </w:p>
        </w:tc>
        <w:tc>
          <w:tcPr>
            <w:tcW w:w="694" w:type="pct"/>
            <w:hideMark/>
          </w:tcPr>
          <w:p w14:paraId="1D40D292" w14:textId="77777777" w:rsidR="00A14FC0" w:rsidRPr="00D84054" w:rsidRDefault="00A14FC0" w:rsidP="00010766">
            <w:pPr>
              <w:spacing w:line="276" w:lineRule="auto"/>
              <w:jc w:val="center"/>
              <w:rPr>
                <w:sz w:val="20"/>
                <w:szCs w:val="20"/>
              </w:rPr>
            </w:pPr>
            <w:r w:rsidRPr="00D84054">
              <w:rPr>
                <w:sz w:val="20"/>
                <w:szCs w:val="20"/>
              </w:rPr>
              <w:t>Amber →</w:t>
            </w:r>
          </w:p>
        </w:tc>
        <w:tc>
          <w:tcPr>
            <w:tcW w:w="694" w:type="pct"/>
            <w:hideMark/>
          </w:tcPr>
          <w:p w14:paraId="5ADAEDF3" w14:textId="77777777" w:rsidR="00A14FC0" w:rsidRPr="00D84054" w:rsidRDefault="00A14FC0" w:rsidP="00010766">
            <w:pPr>
              <w:spacing w:line="276" w:lineRule="auto"/>
              <w:jc w:val="center"/>
              <w:rPr>
                <w:sz w:val="20"/>
                <w:szCs w:val="20"/>
              </w:rPr>
            </w:pPr>
            <w:r w:rsidRPr="00D84054">
              <w:rPr>
                <w:sz w:val="20"/>
                <w:szCs w:val="20"/>
              </w:rPr>
              <w:t>Amber ↑</w:t>
            </w:r>
          </w:p>
        </w:tc>
      </w:tr>
    </w:tbl>
    <w:p w14:paraId="1719EBFE" w14:textId="77777777" w:rsidR="00A14FC0" w:rsidRDefault="00A14FC0" w:rsidP="00A14FC0"/>
    <w:p w14:paraId="587F3DF2" w14:textId="77777777" w:rsidR="00A14FC0" w:rsidRPr="00C5063E" w:rsidRDefault="00A14FC0" w:rsidP="00A14FC0">
      <w:r w:rsidRPr="00C5063E">
        <w:t>The dashboard should also show a short narrative after each update:</w:t>
      </w:r>
    </w:p>
    <w:tbl>
      <w:tblPr>
        <w:tblStyle w:val="TableGrid"/>
        <w:tblW w:w="0" w:type="auto"/>
        <w:tblLook w:val="04A0" w:firstRow="1" w:lastRow="0" w:firstColumn="1" w:lastColumn="0" w:noHBand="0" w:noVBand="1"/>
      </w:tblPr>
      <w:tblGrid>
        <w:gridCol w:w="966"/>
        <w:gridCol w:w="8384"/>
      </w:tblGrid>
      <w:tr w:rsidR="00A14FC0" w:rsidRPr="00D84054" w14:paraId="3544A2F5" w14:textId="77777777" w:rsidTr="00010766">
        <w:tc>
          <w:tcPr>
            <w:tcW w:w="0" w:type="auto"/>
            <w:hideMark/>
          </w:tcPr>
          <w:p w14:paraId="2478627B" w14:textId="77777777" w:rsidR="00A14FC0" w:rsidRPr="00D84054" w:rsidRDefault="00A14FC0" w:rsidP="00010766">
            <w:pPr>
              <w:spacing w:line="276" w:lineRule="auto"/>
              <w:rPr>
                <w:b/>
                <w:bCs/>
                <w:sz w:val="20"/>
                <w:szCs w:val="20"/>
              </w:rPr>
            </w:pPr>
            <w:r w:rsidRPr="00D84054">
              <w:rPr>
                <w:b/>
                <w:bCs/>
                <w:sz w:val="20"/>
                <w:szCs w:val="20"/>
              </w:rPr>
              <w:t>Update</w:t>
            </w:r>
          </w:p>
        </w:tc>
        <w:tc>
          <w:tcPr>
            <w:tcW w:w="0" w:type="auto"/>
            <w:hideMark/>
          </w:tcPr>
          <w:p w14:paraId="3966BBEF" w14:textId="77777777" w:rsidR="00A14FC0" w:rsidRPr="00D84054" w:rsidRDefault="00A14FC0" w:rsidP="00010766">
            <w:pPr>
              <w:spacing w:line="276" w:lineRule="auto"/>
              <w:rPr>
                <w:b/>
                <w:bCs/>
                <w:sz w:val="20"/>
                <w:szCs w:val="20"/>
              </w:rPr>
            </w:pPr>
            <w:r w:rsidRPr="00D84054">
              <w:rPr>
                <w:b/>
                <w:bCs/>
                <w:sz w:val="20"/>
                <w:szCs w:val="20"/>
              </w:rPr>
              <w:t>Example consequence statement</w:t>
            </w:r>
          </w:p>
        </w:tc>
      </w:tr>
      <w:tr w:rsidR="00A14FC0" w:rsidRPr="00D84054" w14:paraId="30A5E511" w14:textId="77777777" w:rsidTr="00010766">
        <w:tc>
          <w:tcPr>
            <w:tcW w:w="0" w:type="auto"/>
            <w:hideMark/>
          </w:tcPr>
          <w:p w14:paraId="252C5065" w14:textId="77777777" w:rsidR="00A14FC0" w:rsidRPr="00D84054" w:rsidRDefault="00A14FC0" w:rsidP="00010766">
            <w:pPr>
              <w:spacing w:line="276" w:lineRule="auto"/>
              <w:rPr>
                <w:sz w:val="20"/>
                <w:szCs w:val="20"/>
              </w:rPr>
            </w:pPr>
            <w:r w:rsidRPr="00D84054">
              <w:rPr>
                <w:sz w:val="20"/>
                <w:szCs w:val="20"/>
              </w:rPr>
              <w:t>Update 1</w:t>
            </w:r>
          </w:p>
        </w:tc>
        <w:tc>
          <w:tcPr>
            <w:tcW w:w="0" w:type="auto"/>
            <w:hideMark/>
          </w:tcPr>
          <w:p w14:paraId="3014FFCB" w14:textId="77777777" w:rsidR="00A14FC0" w:rsidRPr="00D84054" w:rsidRDefault="00A14FC0" w:rsidP="00010766">
            <w:pPr>
              <w:spacing w:line="276" w:lineRule="auto"/>
              <w:rPr>
                <w:sz w:val="20"/>
                <w:szCs w:val="20"/>
              </w:rPr>
            </w:pPr>
            <w:r w:rsidRPr="00D84054">
              <w:rPr>
                <w:sz w:val="20"/>
                <w:szCs w:val="20"/>
              </w:rPr>
              <w:t>“Early action improved coordination, but uncertainty remains high</w:t>
            </w:r>
            <w:r>
              <w:rPr>
                <w:sz w:val="20"/>
                <w:szCs w:val="20"/>
              </w:rPr>
              <w:t>,</w:t>
            </w:r>
            <w:r w:rsidRPr="00D84054">
              <w:rPr>
                <w:sz w:val="20"/>
                <w:szCs w:val="20"/>
              </w:rPr>
              <w:t xml:space="preserve"> and healthcare worker safety is still fragile.”</w:t>
            </w:r>
          </w:p>
        </w:tc>
      </w:tr>
      <w:tr w:rsidR="00A14FC0" w:rsidRPr="00D84054" w14:paraId="07BF3D01" w14:textId="77777777" w:rsidTr="00010766">
        <w:tc>
          <w:tcPr>
            <w:tcW w:w="0" w:type="auto"/>
            <w:hideMark/>
          </w:tcPr>
          <w:p w14:paraId="67517A3E" w14:textId="77777777" w:rsidR="00A14FC0" w:rsidRPr="00D84054" w:rsidRDefault="00A14FC0" w:rsidP="00010766">
            <w:pPr>
              <w:spacing w:line="276" w:lineRule="auto"/>
              <w:rPr>
                <w:sz w:val="20"/>
                <w:szCs w:val="20"/>
              </w:rPr>
            </w:pPr>
            <w:r w:rsidRPr="00D84054">
              <w:rPr>
                <w:sz w:val="20"/>
                <w:szCs w:val="20"/>
              </w:rPr>
              <w:t>Update 2</w:t>
            </w:r>
          </w:p>
        </w:tc>
        <w:tc>
          <w:tcPr>
            <w:tcW w:w="0" w:type="auto"/>
            <w:hideMark/>
          </w:tcPr>
          <w:p w14:paraId="3BCB77C9" w14:textId="77777777" w:rsidR="00A14FC0" w:rsidRPr="00D84054" w:rsidRDefault="00A14FC0" w:rsidP="00010766">
            <w:pPr>
              <w:spacing w:line="276" w:lineRule="auto"/>
              <w:rPr>
                <w:sz w:val="20"/>
                <w:szCs w:val="20"/>
              </w:rPr>
            </w:pPr>
            <w:r w:rsidRPr="00D84054">
              <w:rPr>
                <w:sz w:val="20"/>
                <w:szCs w:val="20"/>
              </w:rPr>
              <w:t>“Community resistance is now a major response barrier. Technical decisions are being undermined by trust and livelihood concerns.”</w:t>
            </w:r>
          </w:p>
        </w:tc>
      </w:tr>
      <w:tr w:rsidR="00A14FC0" w:rsidRPr="00D84054" w14:paraId="7E1F57A2" w14:textId="77777777" w:rsidTr="00010766">
        <w:tc>
          <w:tcPr>
            <w:tcW w:w="0" w:type="auto"/>
            <w:hideMark/>
          </w:tcPr>
          <w:p w14:paraId="4E9400D1" w14:textId="77777777" w:rsidR="00A14FC0" w:rsidRPr="00D84054" w:rsidRDefault="00A14FC0" w:rsidP="00010766">
            <w:pPr>
              <w:spacing w:line="276" w:lineRule="auto"/>
              <w:rPr>
                <w:sz w:val="20"/>
                <w:szCs w:val="20"/>
              </w:rPr>
            </w:pPr>
            <w:r w:rsidRPr="00D84054">
              <w:rPr>
                <w:sz w:val="20"/>
                <w:szCs w:val="20"/>
              </w:rPr>
              <w:t>Update 3</w:t>
            </w:r>
          </w:p>
        </w:tc>
        <w:tc>
          <w:tcPr>
            <w:tcW w:w="0" w:type="auto"/>
            <w:hideMark/>
          </w:tcPr>
          <w:p w14:paraId="1EF02745" w14:textId="77777777" w:rsidR="00A14FC0" w:rsidRPr="00D84054" w:rsidRDefault="00A14FC0" w:rsidP="00010766">
            <w:pPr>
              <w:spacing w:line="276" w:lineRule="auto"/>
              <w:rPr>
                <w:sz w:val="20"/>
                <w:szCs w:val="20"/>
              </w:rPr>
            </w:pPr>
            <w:r w:rsidRPr="00D84054">
              <w:rPr>
                <w:sz w:val="20"/>
                <w:szCs w:val="20"/>
              </w:rPr>
              <w:t>“International confidence has fallen because communication is late and inconsistent, even though laboratory confirmation has improved situational awareness.”</w:t>
            </w:r>
          </w:p>
        </w:tc>
      </w:tr>
      <w:tr w:rsidR="00A14FC0" w:rsidRPr="00D84054" w14:paraId="30D44B72" w14:textId="77777777" w:rsidTr="00010766">
        <w:tc>
          <w:tcPr>
            <w:tcW w:w="0" w:type="auto"/>
            <w:hideMark/>
          </w:tcPr>
          <w:p w14:paraId="1371CC54" w14:textId="77777777" w:rsidR="00A14FC0" w:rsidRPr="00D84054" w:rsidRDefault="00A14FC0" w:rsidP="00010766">
            <w:pPr>
              <w:spacing w:line="276" w:lineRule="auto"/>
              <w:rPr>
                <w:sz w:val="20"/>
                <w:szCs w:val="20"/>
              </w:rPr>
            </w:pPr>
            <w:r w:rsidRPr="00D84054">
              <w:rPr>
                <w:sz w:val="20"/>
                <w:szCs w:val="20"/>
              </w:rPr>
              <w:t>Final</w:t>
            </w:r>
          </w:p>
        </w:tc>
        <w:tc>
          <w:tcPr>
            <w:tcW w:w="0" w:type="auto"/>
            <w:hideMark/>
          </w:tcPr>
          <w:p w14:paraId="0FB86A57" w14:textId="77777777" w:rsidR="00A14FC0" w:rsidRPr="00D84054" w:rsidRDefault="00A14FC0" w:rsidP="00010766">
            <w:pPr>
              <w:spacing w:line="276" w:lineRule="auto"/>
              <w:rPr>
                <w:sz w:val="20"/>
                <w:szCs w:val="20"/>
              </w:rPr>
            </w:pPr>
            <w:r w:rsidRPr="00D84054">
              <w:rPr>
                <w:sz w:val="20"/>
                <w:szCs w:val="20"/>
              </w:rPr>
              <w:t>“The response is stabilising only if community trust, hospital protection and transparent reporting are sustained.”</w:t>
            </w:r>
          </w:p>
        </w:tc>
      </w:tr>
    </w:tbl>
    <w:p w14:paraId="5B5F24F6" w14:textId="77777777" w:rsidR="00A14FC0" w:rsidRDefault="00A14FC0" w:rsidP="00A14FC0"/>
    <w:p w14:paraId="6C19D552" w14:textId="77777777" w:rsidR="00A14FC0" w:rsidRDefault="00A14FC0" w:rsidP="00A14FC0"/>
    <w:p w14:paraId="759CEDD0" w14:textId="205C47C4" w:rsidR="00054390" w:rsidRDefault="00C5063E" w:rsidP="00054390">
      <w:pPr>
        <w:pStyle w:val="Heading1"/>
      </w:pPr>
      <w:r w:rsidRPr="00C5063E">
        <w:t xml:space="preserve">Essential </w:t>
      </w:r>
      <w:r w:rsidR="00054390" w:rsidRPr="00C5063E">
        <w:t>materials</w:t>
      </w:r>
      <w:r w:rsidR="00054390">
        <w:t xml:space="preserve"> for printing</w:t>
      </w:r>
    </w:p>
    <w:p w14:paraId="5238B721" w14:textId="7E1B3A6A" w:rsidR="00C5063E" w:rsidRPr="00C5063E" w:rsidRDefault="00C5063E" w:rsidP="00C5063E">
      <w:r w:rsidRPr="00C5063E">
        <w:t>Print enough for all participants, facilitators and observers, with 10-15% extra copies.</w:t>
      </w:r>
    </w:p>
    <w:tbl>
      <w:tblPr>
        <w:tblStyle w:val="TableGrid"/>
        <w:tblW w:w="0" w:type="auto"/>
        <w:tblLook w:val="04A0" w:firstRow="1" w:lastRow="0" w:firstColumn="1" w:lastColumn="0" w:noHBand="0" w:noVBand="1"/>
      </w:tblPr>
      <w:tblGrid>
        <w:gridCol w:w="1947"/>
        <w:gridCol w:w="1590"/>
        <w:gridCol w:w="5813"/>
      </w:tblGrid>
      <w:tr w:rsidR="00C5063E" w:rsidRPr="00D84054" w14:paraId="6E8C9BBF" w14:textId="77777777" w:rsidTr="00054390">
        <w:tc>
          <w:tcPr>
            <w:tcW w:w="0" w:type="auto"/>
            <w:hideMark/>
          </w:tcPr>
          <w:p w14:paraId="64D651EA" w14:textId="77777777" w:rsidR="00C5063E" w:rsidRPr="00D84054" w:rsidRDefault="00C5063E" w:rsidP="00054390">
            <w:pPr>
              <w:spacing w:line="276" w:lineRule="auto"/>
              <w:rPr>
                <w:b/>
                <w:bCs/>
                <w:sz w:val="20"/>
                <w:szCs w:val="20"/>
              </w:rPr>
            </w:pPr>
            <w:r w:rsidRPr="00D84054">
              <w:rPr>
                <w:b/>
                <w:bCs/>
                <w:sz w:val="20"/>
                <w:szCs w:val="20"/>
              </w:rPr>
              <w:t>Material</w:t>
            </w:r>
          </w:p>
        </w:tc>
        <w:tc>
          <w:tcPr>
            <w:tcW w:w="0" w:type="auto"/>
            <w:hideMark/>
          </w:tcPr>
          <w:p w14:paraId="0D11718D" w14:textId="77777777" w:rsidR="00C5063E" w:rsidRPr="00D84054" w:rsidRDefault="00C5063E" w:rsidP="00054390">
            <w:pPr>
              <w:spacing w:line="276" w:lineRule="auto"/>
              <w:rPr>
                <w:b/>
                <w:bCs/>
                <w:sz w:val="20"/>
                <w:szCs w:val="20"/>
              </w:rPr>
            </w:pPr>
            <w:r w:rsidRPr="00D84054">
              <w:rPr>
                <w:b/>
                <w:bCs/>
                <w:sz w:val="20"/>
                <w:szCs w:val="20"/>
              </w:rPr>
              <w:t>Suggested quantity</w:t>
            </w:r>
          </w:p>
        </w:tc>
        <w:tc>
          <w:tcPr>
            <w:tcW w:w="0" w:type="auto"/>
            <w:hideMark/>
          </w:tcPr>
          <w:p w14:paraId="713DE524" w14:textId="77777777" w:rsidR="00C5063E" w:rsidRPr="00D84054" w:rsidRDefault="00C5063E" w:rsidP="00054390">
            <w:pPr>
              <w:spacing w:line="276" w:lineRule="auto"/>
              <w:rPr>
                <w:b/>
                <w:bCs/>
                <w:sz w:val="20"/>
                <w:szCs w:val="20"/>
              </w:rPr>
            </w:pPr>
            <w:r w:rsidRPr="00D84054">
              <w:rPr>
                <w:b/>
                <w:bCs/>
                <w:sz w:val="20"/>
                <w:szCs w:val="20"/>
              </w:rPr>
              <w:t>Content to include</w:t>
            </w:r>
          </w:p>
        </w:tc>
      </w:tr>
      <w:tr w:rsidR="00C5063E" w:rsidRPr="00D84054" w14:paraId="70B5CB4E" w14:textId="77777777" w:rsidTr="00054390">
        <w:tc>
          <w:tcPr>
            <w:tcW w:w="0" w:type="auto"/>
            <w:hideMark/>
          </w:tcPr>
          <w:p w14:paraId="233FF064" w14:textId="77777777" w:rsidR="00C5063E" w:rsidRPr="00D84054" w:rsidRDefault="00C5063E" w:rsidP="00054390">
            <w:pPr>
              <w:spacing w:line="276" w:lineRule="auto"/>
              <w:rPr>
                <w:sz w:val="20"/>
                <w:szCs w:val="20"/>
              </w:rPr>
            </w:pPr>
            <w:r w:rsidRPr="00D84054">
              <w:rPr>
                <w:sz w:val="20"/>
                <w:szCs w:val="20"/>
              </w:rPr>
              <w:t>Participant agenda</w:t>
            </w:r>
          </w:p>
        </w:tc>
        <w:tc>
          <w:tcPr>
            <w:tcW w:w="0" w:type="auto"/>
            <w:hideMark/>
          </w:tcPr>
          <w:p w14:paraId="66F5E57F" w14:textId="77777777" w:rsidR="00C5063E" w:rsidRPr="00D84054" w:rsidRDefault="00C5063E" w:rsidP="00054390">
            <w:pPr>
              <w:spacing w:line="276" w:lineRule="auto"/>
              <w:rPr>
                <w:sz w:val="20"/>
                <w:szCs w:val="20"/>
              </w:rPr>
            </w:pPr>
            <w:r w:rsidRPr="00D84054">
              <w:rPr>
                <w:sz w:val="20"/>
                <w:szCs w:val="20"/>
              </w:rPr>
              <w:t>45-50</w:t>
            </w:r>
          </w:p>
        </w:tc>
        <w:tc>
          <w:tcPr>
            <w:tcW w:w="0" w:type="auto"/>
            <w:hideMark/>
          </w:tcPr>
          <w:p w14:paraId="027229AF" w14:textId="77777777" w:rsidR="00C5063E" w:rsidRPr="00D84054" w:rsidRDefault="00C5063E" w:rsidP="00054390">
            <w:pPr>
              <w:spacing w:line="276" w:lineRule="auto"/>
              <w:rPr>
                <w:sz w:val="20"/>
                <w:szCs w:val="20"/>
              </w:rPr>
            </w:pPr>
            <w:r w:rsidRPr="00D84054">
              <w:rPr>
                <w:sz w:val="20"/>
                <w:szCs w:val="20"/>
              </w:rPr>
              <w:t>Event title, date, venue, time, aims, agenda and group structure</w:t>
            </w:r>
          </w:p>
        </w:tc>
      </w:tr>
      <w:tr w:rsidR="00C5063E" w:rsidRPr="00D84054" w14:paraId="2493B56E" w14:textId="77777777" w:rsidTr="00054390">
        <w:tc>
          <w:tcPr>
            <w:tcW w:w="0" w:type="auto"/>
            <w:hideMark/>
          </w:tcPr>
          <w:p w14:paraId="09455A0A" w14:textId="77777777" w:rsidR="00C5063E" w:rsidRPr="00D84054" w:rsidRDefault="00C5063E" w:rsidP="00054390">
            <w:pPr>
              <w:spacing w:line="276" w:lineRule="auto"/>
              <w:rPr>
                <w:sz w:val="20"/>
                <w:szCs w:val="20"/>
              </w:rPr>
            </w:pPr>
            <w:r w:rsidRPr="00D84054">
              <w:rPr>
                <w:sz w:val="20"/>
                <w:szCs w:val="20"/>
              </w:rPr>
              <w:t>Participant scenario brief</w:t>
            </w:r>
          </w:p>
        </w:tc>
        <w:tc>
          <w:tcPr>
            <w:tcW w:w="0" w:type="auto"/>
            <w:hideMark/>
          </w:tcPr>
          <w:p w14:paraId="449BEF00" w14:textId="77777777" w:rsidR="00C5063E" w:rsidRPr="00D84054" w:rsidRDefault="00C5063E" w:rsidP="00054390">
            <w:pPr>
              <w:spacing w:line="276" w:lineRule="auto"/>
              <w:rPr>
                <w:sz w:val="20"/>
                <w:szCs w:val="20"/>
              </w:rPr>
            </w:pPr>
            <w:r w:rsidRPr="00D84054">
              <w:rPr>
                <w:sz w:val="20"/>
                <w:szCs w:val="20"/>
              </w:rPr>
              <w:t>45-50</w:t>
            </w:r>
          </w:p>
        </w:tc>
        <w:tc>
          <w:tcPr>
            <w:tcW w:w="0" w:type="auto"/>
            <w:hideMark/>
          </w:tcPr>
          <w:p w14:paraId="2D2CA3C6" w14:textId="77777777" w:rsidR="00C5063E" w:rsidRPr="00D84054" w:rsidRDefault="00C5063E" w:rsidP="00054390">
            <w:pPr>
              <w:spacing w:line="276" w:lineRule="auto"/>
              <w:rPr>
                <w:sz w:val="20"/>
                <w:szCs w:val="20"/>
              </w:rPr>
            </w:pPr>
            <w:r w:rsidRPr="00D84054">
              <w:rPr>
                <w:sz w:val="20"/>
                <w:szCs w:val="20"/>
              </w:rPr>
              <w:t>Kajini background, population, livestock economy, health system, initial outbreak facts</w:t>
            </w:r>
          </w:p>
        </w:tc>
      </w:tr>
      <w:tr w:rsidR="00C5063E" w:rsidRPr="00D84054" w14:paraId="57723C5E" w14:textId="77777777" w:rsidTr="00054390">
        <w:tc>
          <w:tcPr>
            <w:tcW w:w="0" w:type="auto"/>
            <w:hideMark/>
          </w:tcPr>
          <w:p w14:paraId="51A3EFE9" w14:textId="77777777" w:rsidR="00C5063E" w:rsidRPr="00D84054" w:rsidRDefault="00C5063E" w:rsidP="00054390">
            <w:pPr>
              <w:spacing w:line="276" w:lineRule="auto"/>
              <w:rPr>
                <w:sz w:val="20"/>
                <w:szCs w:val="20"/>
              </w:rPr>
            </w:pPr>
            <w:r w:rsidRPr="00D84054">
              <w:rPr>
                <w:sz w:val="20"/>
                <w:szCs w:val="20"/>
              </w:rPr>
              <w:t>Group role briefs</w:t>
            </w:r>
          </w:p>
        </w:tc>
        <w:tc>
          <w:tcPr>
            <w:tcW w:w="0" w:type="auto"/>
            <w:hideMark/>
          </w:tcPr>
          <w:p w14:paraId="1937AB44" w14:textId="77777777" w:rsidR="00C5063E" w:rsidRPr="00D84054" w:rsidRDefault="00C5063E" w:rsidP="00054390">
            <w:pPr>
              <w:spacing w:line="276" w:lineRule="auto"/>
              <w:rPr>
                <w:sz w:val="20"/>
                <w:szCs w:val="20"/>
              </w:rPr>
            </w:pPr>
            <w:r w:rsidRPr="00D84054">
              <w:rPr>
                <w:sz w:val="20"/>
                <w:szCs w:val="20"/>
              </w:rPr>
              <w:t>10 per group</w:t>
            </w:r>
          </w:p>
        </w:tc>
        <w:tc>
          <w:tcPr>
            <w:tcW w:w="0" w:type="auto"/>
            <w:hideMark/>
          </w:tcPr>
          <w:p w14:paraId="07B21F95" w14:textId="6E5667E1" w:rsidR="00C5063E" w:rsidRPr="00D84054" w:rsidRDefault="00C5063E" w:rsidP="00054390">
            <w:pPr>
              <w:spacing w:line="276" w:lineRule="auto"/>
              <w:rPr>
                <w:sz w:val="20"/>
                <w:szCs w:val="20"/>
              </w:rPr>
            </w:pPr>
            <w:r w:rsidRPr="00D84054">
              <w:rPr>
                <w:sz w:val="20"/>
                <w:szCs w:val="20"/>
              </w:rPr>
              <w:t xml:space="preserve">Group identity, responsibilities, decision authority, pressures, information known to </w:t>
            </w:r>
            <w:r w:rsidR="00054390" w:rsidRPr="00D84054">
              <w:rPr>
                <w:sz w:val="20"/>
                <w:szCs w:val="20"/>
              </w:rPr>
              <w:t xml:space="preserve">the </w:t>
            </w:r>
            <w:r w:rsidRPr="00D84054">
              <w:rPr>
                <w:sz w:val="20"/>
                <w:szCs w:val="20"/>
              </w:rPr>
              <w:t>group</w:t>
            </w:r>
          </w:p>
        </w:tc>
      </w:tr>
      <w:tr w:rsidR="00C5063E" w:rsidRPr="00D84054" w14:paraId="3E27BC22" w14:textId="77777777" w:rsidTr="00054390">
        <w:tc>
          <w:tcPr>
            <w:tcW w:w="0" w:type="auto"/>
            <w:hideMark/>
          </w:tcPr>
          <w:p w14:paraId="5482C68D" w14:textId="77777777" w:rsidR="00C5063E" w:rsidRPr="00D84054" w:rsidRDefault="00C5063E" w:rsidP="00054390">
            <w:pPr>
              <w:spacing w:line="276" w:lineRule="auto"/>
              <w:rPr>
                <w:sz w:val="20"/>
                <w:szCs w:val="20"/>
              </w:rPr>
            </w:pPr>
            <w:r w:rsidRPr="00D84054">
              <w:rPr>
                <w:sz w:val="20"/>
                <w:szCs w:val="20"/>
              </w:rPr>
              <w:t>OODA-VUCA worksheet</w:t>
            </w:r>
          </w:p>
        </w:tc>
        <w:tc>
          <w:tcPr>
            <w:tcW w:w="0" w:type="auto"/>
            <w:hideMark/>
          </w:tcPr>
          <w:p w14:paraId="3807F859" w14:textId="77777777" w:rsidR="00C5063E" w:rsidRPr="00D84054" w:rsidRDefault="00C5063E" w:rsidP="00054390">
            <w:pPr>
              <w:spacing w:line="276" w:lineRule="auto"/>
              <w:rPr>
                <w:sz w:val="20"/>
                <w:szCs w:val="20"/>
              </w:rPr>
            </w:pPr>
            <w:r w:rsidRPr="00D84054">
              <w:rPr>
                <w:sz w:val="20"/>
                <w:szCs w:val="20"/>
              </w:rPr>
              <w:t>4 per participant</w:t>
            </w:r>
          </w:p>
        </w:tc>
        <w:tc>
          <w:tcPr>
            <w:tcW w:w="0" w:type="auto"/>
            <w:hideMark/>
          </w:tcPr>
          <w:p w14:paraId="24CF421B" w14:textId="6B42AD26" w:rsidR="00C5063E" w:rsidRPr="00D84054" w:rsidRDefault="00C5063E" w:rsidP="00054390">
            <w:pPr>
              <w:spacing w:line="276" w:lineRule="auto"/>
              <w:rPr>
                <w:sz w:val="20"/>
                <w:szCs w:val="20"/>
              </w:rPr>
            </w:pPr>
            <w:r w:rsidRPr="00D84054">
              <w:rPr>
                <w:sz w:val="20"/>
                <w:szCs w:val="20"/>
              </w:rPr>
              <w:t xml:space="preserve">Observe, Orient with VUCA, Decide, Act, </w:t>
            </w:r>
            <w:r w:rsidR="00054390" w:rsidRPr="00D84054">
              <w:rPr>
                <w:sz w:val="20"/>
                <w:szCs w:val="20"/>
              </w:rPr>
              <w:t xml:space="preserve">and </w:t>
            </w:r>
            <w:r w:rsidRPr="00D84054">
              <w:rPr>
                <w:sz w:val="20"/>
                <w:szCs w:val="20"/>
              </w:rPr>
              <w:t>consequence reflection</w:t>
            </w:r>
          </w:p>
        </w:tc>
      </w:tr>
      <w:tr w:rsidR="00C5063E" w:rsidRPr="00D84054" w14:paraId="7BCEEA77" w14:textId="77777777" w:rsidTr="00054390">
        <w:tc>
          <w:tcPr>
            <w:tcW w:w="0" w:type="auto"/>
            <w:hideMark/>
          </w:tcPr>
          <w:p w14:paraId="15693248" w14:textId="77777777" w:rsidR="00C5063E" w:rsidRPr="00D84054" w:rsidRDefault="00C5063E" w:rsidP="00054390">
            <w:pPr>
              <w:spacing w:line="276" w:lineRule="auto"/>
              <w:rPr>
                <w:sz w:val="20"/>
                <w:szCs w:val="20"/>
              </w:rPr>
            </w:pPr>
            <w:r w:rsidRPr="00D84054">
              <w:rPr>
                <w:sz w:val="20"/>
                <w:szCs w:val="20"/>
              </w:rPr>
              <w:t xml:space="preserve">Decision </w:t>
            </w:r>
            <w:commentRangeStart w:id="28"/>
            <w:r w:rsidRPr="00D84054">
              <w:rPr>
                <w:sz w:val="20"/>
                <w:szCs w:val="20"/>
              </w:rPr>
              <w:t>cards</w:t>
            </w:r>
            <w:commentRangeEnd w:id="28"/>
            <w:r w:rsidR="00D84054" w:rsidRPr="00D84054">
              <w:rPr>
                <w:rStyle w:val="CommentReference"/>
                <w:sz w:val="20"/>
                <w:szCs w:val="20"/>
              </w:rPr>
              <w:commentReference w:id="28"/>
            </w:r>
          </w:p>
        </w:tc>
        <w:tc>
          <w:tcPr>
            <w:tcW w:w="0" w:type="auto"/>
            <w:hideMark/>
          </w:tcPr>
          <w:p w14:paraId="7FBAA408" w14:textId="77777777" w:rsidR="00C5063E" w:rsidRPr="00D84054" w:rsidRDefault="00C5063E" w:rsidP="00054390">
            <w:pPr>
              <w:spacing w:line="276" w:lineRule="auto"/>
              <w:rPr>
                <w:sz w:val="20"/>
                <w:szCs w:val="20"/>
              </w:rPr>
            </w:pPr>
            <w:r w:rsidRPr="00D84054">
              <w:rPr>
                <w:sz w:val="20"/>
                <w:szCs w:val="20"/>
              </w:rPr>
              <w:t>4 per group plus extras</w:t>
            </w:r>
          </w:p>
        </w:tc>
        <w:tc>
          <w:tcPr>
            <w:tcW w:w="0" w:type="auto"/>
            <w:hideMark/>
          </w:tcPr>
          <w:p w14:paraId="3633C9BB" w14:textId="77777777" w:rsidR="00C5063E" w:rsidRPr="00D84054" w:rsidRDefault="00C5063E" w:rsidP="00054390">
            <w:pPr>
              <w:spacing w:line="276" w:lineRule="auto"/>
              <w:rPr>
                <w:sz w:val="20"/>
                <w:szCs w:val="20"/>
              </w:rPr>
            </w:pPr>
            <w:r w:rsidRPr="00D84054">
              <w:rPr>
                <w:sz w:val="20"/>
                <w:szCs w:val="20"/>
              </w:rPr>
              <w:t>Group name, round, top three decisions, trade-off, support request, public message</w:t>
            </w:r>
          </w:p>
        </w:tc>
      </w:tr>
      <w:tr w:rsidR="00C5063E" w:rsidRPr="00D84054" w14:paraId="5255822C" w14:textId="77777777" w:rsidTr="00054390">
        <w:tc>
          <w:tcPr>
            <w:tcW w:w="0" w:type="auto"/>
            <w:hideMark/>
          </w:tcPr>
          <w:p w14:paraId="4C05C7C6" w14:textId="77777777" w:rsidR="00C5063E" w:rsidRPr="00D84054" w:rsidRDefault="00C5063E" w:rsidP="00054390">
            <w:pPr>
              <w:spacing w:line="276" w:lineRule="auto"/>
              <w:rPr>
                <w:sz w:val="20"/>
                <w:szCs w:val="20"/>
              </w:rPr>
            </w:pPr>
            <w:r w:rsidRPr="00D84054">
              <w:rPr>
                <w:sz w:val="20"/>
                <w:szCs w:val="20"/>
              </w:rPr>
              <w:t>Cross-group negotiation cards</w:t>
            </w:r>
          </w:p>
        </w:tc>
        <w:tc>
          <w:tcPr>
            <w:tcW w:w="0" w:type="auto"/>
            <w:hideMark/>
          </w:tcPr>
          <w:p w14:paraId="14CDCA2E" w14:textId="77777777" w:rsidR="00C5063E" w:rsidRPr="00D84054" w:rsidRDefault="00C5063E" w:rsidP="00054390">
            <w:pPr>
              <w:spacing w:line="276" w:lineRule="auto"/>
              <w:rPr>
                <w:sz w:val="20"/>
                <w:szCs w:val="20"/>
              </w:rPr>
            </w:pPr>
            <w:r w:rsidRPr="00D84054">
              <w:rPr>
                <w:sz w:val="20"/>
                <w:szCs w:val="20"/>
              </w:rPr>
              <w:t>2 per group</w:t>
            </w:r>
          </w:p>
        </w:tc>
        <w:tc>
          <w:tcPr>
            <w:tcW w:w="0" w:type="auto"/>
            <w:hideMark/>
          </w:tcPr>
          <w:p w14:paraId="35D1F29F" w14:textId="77777777" w:rsidR="00C5063E" w:rsidRPr="00D84054" w:rsidRDefault="00C5063E" w:rsidP="00054390">
            <w:pPr>
              <w:spacing w:line="276" w:lineRule="auto"/>
              <w:rPr>
                <w:sz w:val="20"/>
                <w:szCs w:val="20"/>
              </w:rPr>
            </w:pPr>
            <w:r w:rsidRPr="00D84054">
              <w:rPr>
                <w:sz w:val="20"/>
                <w:szCs w:val="20"/>
              </w:rPr>
              <w:t>Group consulted, support needed, decision requested, agreement reached</w:t>
            </w:r>
          </w:p>
        </w:tc>
      </w:tr>
      <w:tr w:rsidR="00C5063E" w:rsidRPr="00D84054" w14:paraId="10C36DE5" w14:textId="77777777" w:rsidTr="00054390">
        <w:tc>
          <w:tcPr>
            <w:tcW w:w="0" w:type="auto"/>
            <w:hideMark/>
          </w:tcPr>
          <w:p w14:paraId="356FA59B" w14:textId="77777777" w:rsidR="00C5063E" w:rsidRPr="00D84054" w:rsidRDefault="00C5063E" w:rsidP="00054390">
            <w:pPr>
              <w:spacing w:line="276" w:lineRule="auto"/>
              <w:rPr>
                <w:sz w:val="20"/>
                <w:szCs w:val="20"/>
              </w:rPr>
            </w:pPr>
            <w:r w:rsidRPr="00D84054">
              <w:rPr>
                <w:sz w:val="20"/>
                <w:szCs w:val="20"/>
              </w:rPr>
              <w:t>RCCE message template</w:t>
            </w:r>
          </w:p>
        </w:tc>
        <w:tc>
          <w:tcPr>
            <w:tcW w:w="0" w:type="auto"/>
            <w:hideMark/>
          </w:tcPr>
          <w:p w14:paraId="1730FA10" w14:textId="77777777" w:rsidR="00C5063E" w:rsidRPr="00D84054" w:rsidRDefault="00C5063E" w:rsidP="00054390">
            <w:pPr>
              <w:spacing w:line="276" w:lineRule="auto"/>
              <w:rPr>
                <w:sz w:val="20"/>
                <w:szCs w:val="20"/>
              </w:rPr>
            </w:pPr>
            <w:r w:rsidRPr="00D84054">
              <w:rPr>
                <w:sz w:val="20"/>
                <w:szCs w:val="20"/>
              </w:rPr>
              <w:t>10-15</w:t>
            </w:r>
          </w:p>
        </w:tc>
        <w:tc>
          <w:tcPr>
            <w:tcW w:w="0" w:type="auto"/>
            <w:hideMark/>
          </w:tcPr>
          <w:p w14:paraId="4CF5E79E" w14:textId="77777777" w:rsidR="00C5063E" w:rsidRPr="00D84054" w:rsidRDefault="00C5063E" w:rsidP="00054390">
            <w:pPr>
              <w:spacing w:line="276" w:lineRule="auto"/>
              <w:rPr>
                <w:sz w:val="20"/>
                <w:szCs w:val="20"/>
              </w:rPr>
            </w:pPr>
            <w:r w:rsidRPr="00D84054">
              <w:rPr>
                <w:sz w:val="20"/>
                <w:szCs w:val="20"/>
              </w:rPr>
              <w:t>Audience, concern, trusted messenger, key message, rumour response, feedback route</w:t>
            </w:r>
          </w:p>
        </w:tc>
      </w:tr>
      <w:tr w:rsidR="00C5063E" w:rsidRPr="00D84054" w14:paraId="108A521A" w14:textId="77777777" w:rsidTr="00054390">
        <w:tc>
          <w:tcPr>
            <w:tcW w:w="0" w:type="auto"/>
            <w:hideMark/>
          </w:tcPr>
          <w:p w14:paraId="345BA755" w14:textId="77777777" w:rsidR="00C5063E" w:rsidRPr="00D84054" w:rsidRDefault="00C5063E" w:rsidP="00054390">
            <w:pPr>
              <w:spacing w:line="276" w:lineRule="auto"/>
              <w:rPr>
                <w:sz w:val="20"/>
                <w:szCs w:val="20"/>
              </w:rPr>
            </w:pPr>
            <w:r w:rsidRPr="00D84054">
              <w:rPr>
                <w:sz w:val="20"/>
                <w:szCs w:val="20"/>
              </w:rPr>
              <w:t>Resource allocation sheet</w:t>
            </w:r>
          </w:p>
        </w:tc>
        <w:tc>
          <w:tcPr>
            <w:tcW w:w="0" w:type="auto"/>
            <w:hideMark/>
          </w:tcPr>
          <w:p w14:paraId="3B2F4A1C" w14:textId="77777777" w:rsidR="00C5063E" w:rsidRPr="00D84054" w:rsidRDefault="00C5063E" w:rsidP="00054390">
            <w:pPr>
              <w:spacing w:line="276" w:lineRule="auto"/>
              <w:rPr>
                <w:sz w:val="20"/>
                <w:szCs w:val="20"/>
              </w:rPr>
            </w:pPr>
            <w:r w:rsidRPr="00D84054">
              <w:rPr>
                <w:sz w:val="20"/>
                <w:szCs w:val="20"/>
              </w:rPr>
              <w:t>10-15</w:t>
            </w:r>
          </w:p>
        </w:tc>
        <w:tc>
          <w:tcPr>
            <w:tcW w:w="0" w:type="auto"/>
            <w:hideMark/>
          </w:tcPr>
          <w:p w14:paraId="203AF309" w14:textId="77777777" w:rsidR="00C5063E" w:rsidRPr="00D84054" w:rsidRDefault="00C5063E" w:rsidP="00054390">
            <w:pPr>
              <w:spacing w:line="276" w:lineRule="auto"/>
              <w:rPr>
                <w:sz w:val="20"/>
                <w:szCs w:val="20"/>
              </w:rPr>
            </w:pPr>
            <w:r w:rsidRPr="00D84054">
              <w:rPr>
                <w:sz w:val="20"/>
                <w:szCs w:val="20"/>
              </w:rPr>
              <w:t>List of competing resources: PPE, lab testing, hospital surge, compensation, RCCE, surveillance, border/trade measures</w:t>
            </w:r>
          </w:p>
        </w:tc>
      </w:tr>
      <w:tr w:rsidR="00C5063E" w:rsidRPr="00D84054" w14:paraId="76820483" w14:textId="77777777" w:rsidTr="00054390">
        <w:tc>
          <w:tcPr>
            <w:tcW w:w="0" w:type="auto"/>
            <w:hideMark/>
          </w:tcPr>
          <w:p w14:paraId="257C5AE8" w14:textId="77777777" w:rsidR="00C5063E" w:rsidRPr="00D84054" w:rsidRDefault="00C5063E" w:rsidP="00054390">
            <w:pPr>
              <w:spacing w:line="276" w:lineRule="auto"/>
              <w:rPr>
                <w:sz w:val="20"/>
                <w:szCs w:val="20"/>
              </w:rPr>
            </w:pPr>
            <w:r w:rsidRPr="00D84054">
              <w:rPr>
                <w:sz w:val="20"/>
                <w:szCs w:val="20"/>
              </w:rPr>
              <w:t>Public statement template</w:t>
            </w:r>
          </w:p>
        </w:tc>
        <w:tc>
          <w:tcPr>
            <w:tcW w:w="0" w:type="auto"/>
            <w:hideMark/>
          </w:tcPr>
          <w:p w14:paraId="2EB8373F" w14:textId="77777777" w:rsidR="00C5063E" w:rsidRPr="00D84054" w:rsidRDefault="00C5063E" w:rsidP="00054390">
            <w:pPr>
              <w:spacing w:line="276" w:lineRule="auto"/>
              <w:rPr>
                <w:sz w:val="20"/>
                <w:szCs w:val="20"/>
              </w:rPr>
            </w:pPr>
            <w:r w:rsidRPr="00D84054">
              <w:rPr>
                <w:sz w:val="20"/>
                <w:szCs w:val="20"/>
              </w:rPr>
              <w:t>10-15</w:t>
            </w:r>
          </w:p>
        </w:tc>
        <w:tc>
          <w:tcPr>
            <w:tcW w:w="0" w:type="auto"/>
            <w:hideMark/>
          </w:tcPr>
          <w:p w14:paraId="6C2C31DE" w14:textId="77777777" w:rsidR="00C5063E" w:rsidRPr="00D84054" w:rsidRDefault="00C5063E" w:rsidP="00054390">
            <w:pPr>
              <w:spacing w:line="276" w:lineRule="auto"/>
              <w:rPr>
                <w:sz w:val="20"/>
                <w:szCs w:val="20"/>
              </w:rPr>
            </w:pPr>
            <w:r w:rsidRPr="00D84054">
              <w:rPr>
                <w:sz w:val="20"/>
                <w:szCs w:val="20"/>
              </w:rPr>
              <w:t>What is known, what is unknown, what is being done, what the public should do, next update</w:t>
            </w:r>
          </w:p>
        </w:tc>
      </w:tr>
      <w:tr w:rsidR="00C5063E" w:rsidRPr="00D84054" w14:paraId="23B371F6" w14:textId="77777777" w:rsidTr="00054390">
        <w:tc>
          <w:tcPr>
            <w:tcW w:w="0" w:type="auto"/>
            <w:hideMark/>
          </w:tcPr>
          <w:p w14:paraId="74F400F6" w14:textId="77777777" w:rsidR="00C5063E" w:rsidRPr="00D84054" w:rsidRDefault="00C5063E" w:rsidP="00054390">
            <w:pPr>
              <w:spacing w:line="276" w:lineRule="auto"/>
              <w:rPr>
                <w:sz w:val="20"/>
                <w:szCs w:val="20"/>
              </w:rPr>
            </w:pPr>
            <w:r w:rsidRPr="00D84054">
              <w:rPr>
                <w:sz w:val="20"/>
                <w:szCs w:val="20"/>
              </w:rPr>
              <w:t>Facilitator run-sheet</w:t>
            </w:r>
          </w:p>
        </w:tc>
        <w:tc>
          <w:tcPr>
            <w:tcW w:w="0" w:type="auto"/>
            <w:hideMark/>
          </w:tcPr>
          <w:p w14:paraId="4FD5C272" w14:textId="77777777" w:rsidR="00C5063E" w:rsidRPr="00D84054" w:rsidRDefault="00C5063E" w:rsidP="00054390">
            <w:pPr>
              <w:spacing w:line="276" w:lineRule="auto"/>
              <w:rPr>
                <w:sz w:val="20"/>
                <w:szCs w:val="20"/>
              </w:rPr>
            </w:pPr>
            <w:r w:rsidRPr="00D84054">
              <w:rPr>
                <w:sz w:val="20"/>
                <w:szCs w:val="20"/>
              </w:rPr>
              <w:t>12-15</w:t>
            </w:r>
          </w:p>
        </w:tc>
        <w:tc>
          <w:tcPr>
            <w:tcW w:w="0" w:type="auto"/>
            <w:hideMark/>
          </w:tcPr>
          <w:p w14:paraId="56916A9A" w14:textId="77777777" w:rsidR="00C5063E" w:rsidRPr="00D84054" w:rsidRDefault="00C5063E" w:rsidP="00054390">
            <w:pPr>
              <w:spacing w:line="276" w:lineRule="auto"/>
              <w:rPr>
                <w:sz w:val="20"/>
                <w:szCs w:val="20"/>
              </w:rPr>
            </w:pPr>
            <w:r w:rsidRPr="00D84054">
              <w:rPr>
                <w:sz w:val="20"/>
                <w:szCs w:val="20"/>
              </w:rPr>
              <w:t>Full timing, injects, prompts, outputs and transition scripts</w:t>
            </w:r>
          </w:p>
        </w:tc>
      </w:tr>
      <w:tr w:rsidR="00C5063E" w:rsidRPr="00D84054" w14:paraId="6DA4D67E" w14:textId="77777777" w:rsidTr="00054390">
        <w:tc>
          <w:tcPr>
            <w:tcW w:w="0" w:type="auto"/>
            <w:hideMark/>
          </w:tcPr>
          <w:p w14:paraId="36279FF1" w14:textId="77777777" w:rsidR="00C5063E" w:rsidRPr="00D84054" w:rsidRDefault="00C5063E" w:rsidP="00054390">
            <w:pPr>
              <w:spacing w:line="276" w:lineRule="auto"/>
              <w:rPr>
                <w:sz w:val="20"/>
                <w:szCs w:val="20"/>
              </w:rPr>
            </w:pPr>
            <w:r w:rsidRPr="00D84054">
              <w:rPr>
                <w:sz w:val="20"/>
                <w:szCs w:val="20"/>
              </w:rPr>
              <w:t>Facilitator prompt sheet</w:t>
            </w:r>
          </w:p>
        </w:tc>
        <w:tc>
          <w:tcPr>
            <w:tcW w:w="0" w:type="auto"/>
            <w:hideMark/>
          </w:tcPr>
          <w:p w14:paraId="292FB585" w14:textId="77777777" w:rsidR="00C5063E" w:rsidRPr="00D84054" w:rsidRDefault="00C5063E" w:rsidP="00054390">
            <w:pPr>
              <w:spacing w:line="276" w:lineRule="auto"/>
              <w:rPr>
                <w:sz w:val="20"/>
                <w:szCs w:val="20"/>
              </w:rPr>
            </w:pPr>
            <w:r w:rsidRPr="00D84054">
              <w:rPr>
                <w:sz w:val="20"/>
                <w:szCs w:val="20"/>
              </w:rPr>
              <w:t>12-15</w:t>
            </w:r>
          </w:p>
        </w:tc>
        <w:tc>
          <w:tcPr>
            <w:tcW w:w="0" w:type="auto"/>
            <w:hideMark/>
          </w:tcPr>
          <w:p w14:paraId="26538868" w14:textId="77777777" w:rsidR="00C5063E" w:rsidRPr="00D84054" w:rsidRDefault="00C5063E" w:rsidP="00054390">
            <w:pPr>
              <w:spacing w:line="276" w:lineRule="auto"/>
              <w:rPr>
                <w:sz w:val="20"/>
                <w:szCs w:val="20"/>
              </w:rPr>
            </w:pPr>
            <w:r w:rsidRPr="00D84054">
              <w:rPr>
                <w:sz w:val="20"/>
                <w:szCs w:val="20"/>
              </w:rPr>
              <w:t>Core questions, VUCA prompts, group-specific prompts, redirection phrases</w:t>
            </w:r>
          </w:p>
        </w:tc>
      </w:tr>
      <w:tr w:rsidR="00C5063E" w:rsidRPr="00D84054" w14:paraId="2CE31BDD" w14:textId="77777777" w:rsidTr="00054390">
        <w:tc>
          <w:tcPr>
            <w:tcW w:w="0" w:type="auto"/>
            <w:hideMark/>
          </w:tcPr>
          <w:p w14:paraId="67C5A25F" w14:textId="77777777" w:rsidR="00C5063E" w:rsidRPr="00D84054" w:rsidRDefault="00C5063E" w:rsidP="00054390">
            <w:pPr>
              <w:spacing w:line="276" w:lineRule="auto"/>
              <w:rPr>
                <w:sz w:val="20"/>
                <w:szCs w:val="20"/>
              </w:rPr>
            </w:pPr>
            <w:r w:rsidRPr="00D84054">
              <w:rPr>
                <w:sz w:val="20"/>
                <w:szCs w:val="20"/>
              </w:rPr>
              <w:t>Consequence scoring rubric</w:t>
            </w:r>
          </w:p>
        </w:tc>
        <w:tc>
          <w:tcPr>
            <w:tcW w:w="0" w:type="auto"/>
            <w:hideMark/>
          </w:tcPr>
          <w:p w14:paraId="23F3076E" w14:textId="77777777" w:rsidR="00C5063E" w:rsidRPr="00D84054" w:rsidRDefault="00C5063E" w:rsidP="00054390">
            <w:pPr>
              <w:spacing w:line="276" w:lineRule="auto"/>
              <w:rPr>
                <w:sz w:val="20"/>
                <w:szCs w:val="20"/>
              </w:rPr>
            </w:pPr>
            <w:r w:rsidRPr="00D84054">
              <w:rPr>
                <w:sz w:val="20"/>
                <w:szCs w:val="20"/>
              </w:rPr>
              <w:t>8-10</w:t>
            </w:r>
          </w:p>
        </w:tc>
        <w:tc>
          <w:tcPr>
            <w:tcW w:w="0" w:type="auto"/>
            <w:hideMark/>
          </w:tcPr>
          <w:p w14:paraId="3D70D689" w14:textId="77777777" w:rsidR="00C5063E" w:rsidRPr="00D84054" w:rsidRDefault="00C5063E" w:rsidP="00054390">
            <w:pPr>
              <w:spacing w:line="276" w:lineRule="auto"/>
              <w:rPr>
                <w:sz w:val="20"/>
                <w:szCs w:val="20"/>
              </w:rPr>
            </w:pPr>
            <w:r w:rsidRPr="00D84054">
              <w:rPr>
                <w:sz w:val="20"/>
                <w:szCs w:val="20"/>
              </w:rPr>
              <w:t>Indicators, +2 to -2 scoring rules, examples of positive/negative decisions</w:t>
            </w:r>
          </w:p>
        </w:tc>
      </w:tr>
      <w:tr w:rsidR="00C5063E" w:rsidRPr="00D84054" w14:paraId="3D8ED09C" w14:textId="77777777" w:rsidTr="00054390">
        <w:tc>
          <w:tcPr>
            <w:tcW w:w="0" w:type="auto"/>
            <w:hideMark/>
          </w:tcPr>
          <w:p w14:paraId="1FB0BBD0" w14:textId="77777777" w:rsidR="00C5063E" w:rsidRPr="00D84054" w:rsidRDefault="00C5063E" w:rsidP="00054390">
            <w:pPr>
              <w:spacing w:line="276" w:lineRule="auto"/>
              <w:rPr>
                <w:sz w:val="20"/>
                <w:szCs w:val="20"/>
              </w:rPr>
            </w:pPr>
            <w:r w:rsidRPr="00D84054">
              <w:rPr>
                <w:sz w:val="20"/>
                <w:szCs w:val="20"/>
              </w:rPr>
              <w:t>Dashboard update sheet</w:t>
            </w:r>
          </w:p>
        </w:tc>
        <w:tc>
          <w:tcPr>
            <w:tcW w:w="0" w:type="auto"/>
            <w:hideMark/>
          </w:tcPr>
          <w:p w14:paraId="5A21DBD3" w14:textId="77777777" w:rsidR="00C5063E" w:rsidRPr="00D84054" w:rsidRDefault="00C5063E" w:rsidP="00054390">
            <w:pPr>
              <w:spacing w:line="276" w:lineRule="auto"/>
              <w:rPr>
                <w:sz w:val="20"/>
                <w:szCs w:val="20"/>
              </w:rPr>
            </w:pPr>
            <w:r w:rsidRPr="00D84054">
              <w:rPr>
                <w:sz w:val="20"/>
                <w:szCs w:val="20"/>
              </w:rPr>
              <w:t>5-8</w:t>
            </w:r>
          </w:p>
        </w:tc>
        <w:tc>
          <w:tcPr>
            <w:tcW w:w="0" w:type="auto"/>
            <w:hideMark/>
          </w:tcPr>
          <w:p w14:paraId="5FFB0F82" w14:textId="77777777" w:rsidR="00C5063E" w:rsidRPr="00D84054" w:rsidRDefault="00C5063E" w:rsidP="00054390">
            <w:pPr>
              <w:spacing w:line="276" w:lineRule="auto"/>
              <w:rPr>
                <w:sz w:val="20"/>
                <w:szCs w:val="20"/>
              </w:rPr>
            </w:pPr>
            <w:r w:rsidRPr="00D84054">
              <w:rPr>
                <w:sz w:val="20"/>
                <w:szCs w:val="20"/>
              </w:rPr>
              <w:t>Blank dashboard template for each update round</w:t>
            </w:r>
          </w:p>
        </w:tc>
      </w:tr>
      <w:tr w:rsidR="00C5063E" w:rsidRPr="00D84054" w14:paraId="6AA463A4" w14:textId="77777777" w:rsidTr="00054390">
        <w:tc>
          <w:tcPr>
            <w:tcW w:w="0" w:type="auto"/>
            <w:hideMark/>
          </w:tcPr>
          <w:p w14:paraId="2AE5B71B" w14:textId="77777777" w:rsidR="00C5063E" w:rsidRPr="00D84054" w:rsidRDefault="00C5063E" w:rsidP="00054390">
            <w:pPr>
              <w:spacing w:line="276" w:lineRule="auto"/>
              <w:rPr>
                <w:sz w:val="20"/>
                <w:szCs w:val="20"/>
              </w:rPr>
            </w:pPr>
            <w:r w:rsidRPr="00D84054">
              <w:rPr>
                <w:sz w:val="20"/>
                <w:szCs w:val="20"/>
              </w:rPr>
              <w:t>Inject cards</w:t>
            </w:r>
          </w:p>
        </w:tc>
        <w:tc>
          <w:tcPr>
            <w:tcW w:w="0" w:type="auto"/>
            <w:hideMark/>
          </w:tcPr>
          <w:p w14:paraId="49AE56C2" w14:textId="77777777" w:rsidR="00C5063E" w:rsidRPr="00D84054" w:rsidRDefault="00C5063E" w:rsidP="00054390">
            <w:pPr>
              <w:spacing w:line="276" w:lineRule="auto"/>
              <w:rPr>
                <w:sz w:val="20"/>
                <w:szCs w:val="20"/>
              </w:rPr>
            </w:pPr>
            <w:r w:rsidRPr="00D84054">
              <w:rPr>
                <w:sz w:val="20"/>
                <w:szCs w:val="20"/>
              </w:rPr>
              <w:t>2-3 sets</w:t>
            </w:r>
          </w:p>
        </w:tc>
        <w:tc>
          <w:tcPr>
            <w:tcW w:w="0" w:type="auto"/>
            <w:hideMark/>
          </w:tcPr>
          <w:p w14:paraId="4043230C" w14:textId="77777777" w:rsidR="00C5063E" w:rsidRPr="00D84054" w:rsidRDefault="00C5063E" w:rsidP="00054390">
            <w:pPr>
              <w:spacing w:line="276" w:lineRule="auto"/>
              <w:rPr>
                <w:sz w:val="20"/>
                <w:szCs w:val="20"/>
              </w:rPr>
            </w:pPr>
            <w:r w:rsidRPr="00D84054">
              <w:rPr>
                <w:sz w:val="20"/>
                <w:szCs w:val="20"/>
              </w:rPr>
              <w:t>Injects 1-10 with exact text and timing</w:t>
            </w:r>
          </w:p>
        </w:tc>
      </w:tr>
      <w:tr w:rsidR="00C5063E" w:rsidRPr="00D84054" w14:paraId="13EC4439" w14:textId="77777777" w:rsidTr="00054390">
        <w:tc>
          <w:tcPr>
            <w:tcW w:w="0" w:type="auto"/>
            <w:hideMark/>
          </w:tcPr>
          <w:p w14:paraId="3F8F7414" w14:textId="77777777" w:rsidR="00C5063E" w:rsidRPr="00D84054" w:rsidRDefault="00C5063E" w:rsidP="00054390">
            <w:pPr>
              <w:spacing w:line="276" w:lineRule="auto"/>
              <w:rPr>
                <w:sz w:val="20"/>
                <w:szCs w:val="20"/>
              </w:rPr>
            </w:pPr>
            <w:r w:rsidRPr="00D84054">
              <w:rPr>
                <w:sz w:val="20"/>
                <w:szCs w:val="20"/>
              </w:rPr>
              <w:t>News/social media printouts</w:t>
            </w:r>
          </w:p>
        </w:tc>
        <w:tc>
          <w:tcPr>
            <w:tcW w:w="0" w:type="auto"/>
            <w:hideMark/>
          </w:tcPr>
          <w:p w14:paraId="7D64F383" w14:textId="77777777" w:rsidR="00C5063E" w:rsidRPr="00D84054" w:rsidRDefault="00C5063E" w:rsidP="00054390">
            <w:pPr>
              <w:spacing w:line="276" w:lineRule="auto"/>
              <w:rPr>
                <w:sz w:val="20"/>
                <w:szCs w:val="20"/>
              </w:rPr>
            </w:pPr>
            <w:r w:rsidRPr="00D84054">
              <w:rPr>
                <w:sz w:val="20"/>
                <w:szCs w:val="20"/>
              </w:rPr>
              <w:t>2-3 sets</w:t>
            </w:r>
          </w:p>
        </w:tc>
        <w:tc>
          <w:tcPr>
            <w:tcW w:w="0" w:type="auto"/>
            <w:hideMark/>
          </w:tcPr>
          <w:p w14:paraId="24DED709" w14:textId="77777777" w:rsidR="00C5063E" w:rsidRPr="00D84054" w:rsidRDefault="00C5063E" w:rsidP="00054390">
            <w:pPr>
              <w:spacing w:line="276" w:lineRule="auto"/>
              <w:rPr>
                <w:sz w:val="20"/>
                <w:szCs w:val="20"/>
              </w:rPr>
            </w:pPr>
            <w:r w:rsidRPr="00D84054">
              <w:rPr>
                <w:sz w:val="20"/>
                <w:szCs w:val="20"/>
              </w:rPr>
              <w:t>Africa News script, ProMED alert, farmer headline, social media rumour, BBC/Oxford alert, WHO statement, trade restriction news, beef lobby statement</w:t>
            </w:r>
          </w:p>
        </w:tc>
      </w:tr>
      <w:tr w:rsidR="00C5063E" w:rsidRPr="00D84054" w14:paraId="7E3E4AD9" w14:textId="77777777" w:rsidTr="00054390">
        <w:tc>
          <w:tcPr>
            <w:tcW w:w="0" w:type="auto"/>
            <w:hideMark/>
          </w:tcPr>
          <w:p w14:paraId="6A01EAEA" w14:textId="77777777" w:rsidR="00C5063E" w:rsidRPr="00D84054" w:rsidRDefault="00C5063E" w:rsidP="00054390">
            <w:pPr>
              <w:spacing w:line="276" w:lineRule="auto"/>
              <w:rPr>
                <w:sz w:val="20"/>
                <w:szCs w:val="20"/>
              </w:rPr>
            </w:pPr>
            <w:r w:rsidRPr="00D84054">
              <w:rPr>
                <w:sz w:val="20"/>
                <w:szCs w:val="20"/>
              </w:rPr>
              <w:t>Debrief reflection card</w:t>
            </w:r>
          </w:p>
        </w:tc>
        <w:tc>
          <w:tcPr>
            <w:tcW w:w="0" w:type="auto"/>
            <w:hideMark/>
          </w:tcPr>
          <w:p w14:paraId="669DF34A" w14:textId="77777777" w:rsidR="00C5063E" w:rsidRPr="00D84054" w:rsidRDefault="00C5063E" w:rsidP="00054390">
            <w:pPr>
              <w:spacing w:line="276" w:lineRule="auto"/>
              <w:rPr>
                <w:sz w:val="20"/>
                <w:szCs w:val="20"/>
              </w:rPr>
            </w:pPr>
            <w:r w:rsidRPr="00D84054">
              <w:rPr>
                <w:sz w:val="20"/>
                <w:szCs w:val="20"/>
              </w:rPr>
              <w:t>45-50</w:t>
            </w:r>
          </w:p>
        </w:tc>
        <w:tc>
          <w:tcPr>
            <w:tcW w:w="0" w:type="auto"/>
            <w:hideMark/>
          </w:tcPr>
          <w:p w14:paraId="548B4762" w14:textId="77777777" w:rsidR="00C5063E" w:rsidRPr="00D84054" w:rsidRDefault="00C5063E" w:rsidP="00054390">
            <w:pPr>
              <w:spacing w:line="276" w:lineRule="auto"/>
              <w:rPr>
                <w:sz w:val="20"/>
                <w:szCs w:val="20"/>
              </w:rPr>
            </w:pPr>
            <w:r w:rsidRPr="00D84054">
              <w:rPr>
                <w:sz w:val="20"/>
                <w:szCs w:val="20"/>
              </w:rPr>
              <w:t>Best decision, hardest trade-off, biggest surprise, one institutional improvement</w:t>
            </w:r>
          </w:p>
        </w:tc>
      </w:tr>
      <w:tr w:rsidR="00C5063E" w:rsidRPr="00D84054" w14:paraId="2FF1DA81" w14:textId="77777777" w:rsidTr="00054390">
        <w:tc>
          <w:tcPr>
            <w:tcW w:w="0" w:type="auto"/>
            <w:hideMark/>
          </w:tcPr>
          <w:p w14:paraId="36CA5547" w14:textId="77777777" w:rsidR="00C5063E" w:rsidRPr="00D84054" w:rsidRDefault="00C5063E" w:rsidP="00054390">
            <w:pPr>
              <w:spacing w:line="276" w:lineRule="auto"/>
              <w:rPr>
                <w:sz w:val="20"/>
                <w:szCs w:val="20"/>
              </w:rPr>
            </w:pPr>
            <w:r w:rsidRPr="00D84054">
              <w:rPr>
                <w:sz w:val="20"/>
                <w:szCs w:val="20"/>
              </w:rPr>
              <w:t>Evaluation form or QR slip</w:t>
            </w:r>
          </w:p>
        </w:tc>
        <w:tc>
          <w:tcPr>
            <w:tcW w:w="0" w:type="auto"/>
            <w:hideMark/>
          </w:tcPr>
          <w:p w14:paraId="0B3654BF" w14:textId="77777777" w:rsidR="00C5063E" w:rsidRPr="00D84054" w:rsidRDefault="00C5063E" w:rsidP="00054390">
            <w:pPr>
              <w:spacing w:line="276" w:lineRule="auto"/>
              <w:rPr>
                <w:sz w:val="20"/>
                <w:szCs w:val="20"/>
              </w:rPr>
            </w:pPr>
            <w:r w:rsidRPr="00D84054">
              <w:rPr>
                <w:sz w:val="20"/>
                <w:szCs w:val="20"/>
              </w:rPr>
              <w:t>45-50</w:t>
            </w:r>
          </w:p>
        </w:tc>
        <w:tc>
          <w:tcPr>
            <w:tcW w:w="0" w:type="auto"/>
            <w:hideMark/>
          </w:tcPr>
          <w:p w14:paraId="3E5DCF98" w14:textId="77777777" w:rsidR="00C5063E" w:rsidRPr="00D84054" w:rsidRDefault="00C5063E" w:rsidP="00054390">
            <w:pPr>
              <w:spacing w:line="276" w:lineRule="auto"/>
              <w:rPr>
                <w:sz w:val="20"/>
                <w:szCs w:val="20"/>
              </w:rPr>
            </w:pPr>
            <w:r w:rsidRPr="00D84054">
              <w:rPr>
                <w:sz w:val="20"/>
                <w:szCs w:val="20"/>
              </w:rPr>
              <w:t>Feedback questions and QR code if online</w:t>
            </w:r>
          </w:p>
        </w:tc>
      </w:tr>
      <w:tr w:rsidR="00C5063E" w:rsidRPr="00D84054" w14:paraId="3C7FB18C" w14:textId="77777777" w:rsidTr="00054390">
        <w:tc>
          <w:tcPr>
            <w:tcW w:w="0" w:type="auto"/>
            <w:hideMark/>
          </w:tcPr>
          <w:p w14:paraId="6C5849FF" w14:textId="77777777" w:rsidR="00C5063E" w:rsidRPr="00D84054" w:rsidRDefault="00C5063E" w:rsidP="00054390">
            <w:pPr>
              <w:spacing w:line="276" w:lineRule="auto"/>
              <w:rPr>
                <w:sz w:val="20"/>
                <w:szCs w:val="20"/>
              </w:rPr>
            </w:pPr>
            <w:r w:rsidRPr="00D84054">
              <w:rPr>
                <w:sz w:val="20"/>
                <w:szCs w:val="20"/>
              </w:rPr>
              <w:t>Group signs</w:t>
            </w:r>
          </w:p>
        </w:tc>
        <w:tc>
          <w:tcPr>
            <w:tcW w:w="0" w:type="auto"/>
            <w:hideMark/>
          </w:tcPr>
          <w:p w14:paraId="121BB240" w14:textId="77777777" w:rsidR="00C5063E" w:rsidRPr="00D84054" w:rsidRDefault="00C5063E" w:rsidP="00054390">
            <w:pPr>
              <w:spacing w:line="276" w:lineRule="auto"/>
              <w:rPr>
                <w:sz w:val="20"/>
                <w:szCs w:val="20"/>
              </w:rPr>
            </w:pPr>
            <w:r w:rsidRPr="00D84054">
              <w:rPr>
                <w:sz w:val="20"/>
                <w:szCs w:val="20"/>
              </w:rPr>
              <w:t>1 per group</w:t>
            </w:r>
          </w:p>
        </w:tc>
        <w:tc>
          <w:tcPr>
            <w:tcW w:w="0" w:type="auto"/>
            <w:hideMark/>
          </w:tcPr>
          <w:p w14:paraId="4B920968" w14:textId="77777777" w:rsidR="00C5063E" w:rsidRPr="00D84054" w:rsidRDefault="00C5063E" w:rsidP="00054390">
            <w:pPr>
              <w:spacing w:line="276" w:lineRule="auto"/>
              <w:rPr>
                <w:sz w:val="20"/>
                <w:szCs w:val="20"/>
              </w:rPr>
            </w:pPr>
            <w:r w:rsidRPr="00D84054">
              <w:rPr>
                <w:sz w:val="20"/>
                <w:szCs w:val="20"/>
              </w:rPr>
              <w:t>Large visible table signs for each group</w:t>
            </w:r>
          </w:p>
        </w:tc>
      </w:tr>
      <w:tr w:rsidR="00C5063E" w:rsidRPr="00D84054" w14:paraId="21E03F61" w14:textId="77777777" w:rsidTr="00054390">
        <w:tc>
          <w:tcPr>
            <w:tcW w:w="0" w:type="auto"/>
            <w:hideMark/>
          </w:tcPr>
          <w:p w14:paraId="09CB2EBD" w14:textId="77777777" w:rsidR="00C5063E" w:rsidRPr="00D84054" w:rsidRDefault="00C5063E" w:rsidP="00054390">
            <w:pPr>
              <w:spacing w:line="276" w:lineRule="auto"/>
              <w:rPr>
                <w:sz w:val="20"/>
                <w:szCs w:val="20"/>
              </w:rPr>
            </w:pPr>
            <w:r w:rsidRPr="00D84054">
              <w:rPr>
                <w:sz w:val="20"/>
                <w:szCs w:val="20"/>
              </w:rPr>
              <w:t>Name tags</w:t>
            </w:r>
          </w:p>
        </w:tc>
        <w:tc>
          <w:tcPr>
            <w:tcW w:w="0" w:type="auto"/>
            <w:hideMark/>
          </w:tcPr>
          <w:p w14:paraId="52CCCB32" w14:textId="77777777" w:rsidR="00C5063E" w:rsidRPr="00D84054" w:rsidRDefault="00C5063E" w:rsidP="00054390">
            <w:pPr>
              <w:spacing w:line="276" w:lineRule="auto"/>
              <w:rPr>
                <w:sz w:val="20"/>
                <w:szCs w:val="20"/>
              </w:rPr>
            </w:pPr>
            <w:r w:rsidRPr="00D84054">
              <w:rPr>
                <w:sz w:val="20"/>
                <w:szCs w:val="20"/>
              </w:rPr>
              <w:t>50+</w:t>
            </w:r>
          </w:p>
        </w:tc>
        <w:tc>
          <w:tcPr>
            <w:tcW w:w="0" w:type="auto"/>
            <w:hideMark/>
          </w:tcPr>
          <w:p w14:paraId="159C2265" w14:textId="77777777" w:rsidR="00C5063E" w:rsidRPr="00D84054" w:rsidRDefault="00C5063E" w:rsidP="00054390">
            <w:pPr>
              <w:spacing w:line="276" w:lineRule="auto"/>
              <w:rPr>
                <w:sz w:val="20"/>
                <w:szCs w:val="20"/>
              </w:rPr>
            </w:pPr>
            <w:r w:rsidRPr="00D84054">
              <w:rPr>
                <w:sz w:val="20"/>
                <w:szCs w:val="20"/>
              </w:rPr>
              <w:t>Participant name, organisation, group allocation</w:t>
            </w:r>
          </w:p>
        </w:tc>
      </w:tr>
      <w:tr w:rsidR="00C5063E" w:rsidRPr="00D84054" w14:paraId="6027B6B5" w14:textId="77777777" w:rsidTr="00054390">
        <w:tc>
          <w:tcPr>
            <w:tcW w:w="0" w:type="auto"/>
            <w:hideMark/>
          </w:tcPr>
          <w:p w14:paraId="32EC390A" w14:textId="77777777" w:rsidR="00C5063E" w:rsidRPr="00D84054" w:rsidRDefault="00C5063E" w:rsidP="00054390">
            <w:pPr>
              <w:spacing w:line="276" w:lineRule="auto"/>
              <w:rPr>
                <w:sz w:val="20"/>
                <w:szCs w:val="20"/>
              </w:rPr>
            </w:pPr>
            <w:r w:rsidRPr="00D84054">
              <w:rPr>
                <w:sz w:val="20"/>
                <w:szCs w:val="20"/>
              </w:rPr>
              <w:t>Observer note sheet</w:t>
            </w:r>
          </w:p>
        </w:tc>
        <w:tc>
          <w:tcPr>
            <w:tcW w:w="0" w:type="auto"/>
            <w:hideMark/>
          </w:tcPr>
          <w:p w14:paraId="2B551571" w14:textId="77777777" w:rsidR="00C5063E" w:rsidRPr="00D84054" w:rsidRDefault="00C5063E" w:rsidP="00054390">
            <w:pPr>
              <w:spacing w:line="276" w:lineRule="auto"/>
              <w:rPr>
                <w:sz w:val="20"/>
                <w:szCs w:val="20"/>
              </w:rPr>
            </w:pPr>
            <w:r w:rsidRPr="00D84054">
              <w:rPr>
                <w:sz w:val="20"/>
                <w:szCs w:val="20"/>
              </w:rPr>
              <w:t>10</w:t>
            </w:r>
          </w:p>
        </w:tc>
        <w:tc>
          <w:tcPr>
            <w:tcW w:w="0" w:type="auto"/>
            <w:hideMark/>
          </w:tcPr>
          <w:p w14:paraId="7A245D99" w14:textId="1802DBD2" w:rsidR="00C5063E" w:rsidRPr="00D84054" w:rsidRDefault="00C5063E" w:rsidP="00054390">
            <w:pPr>
              <w:spacing w:line="276" w:lineRule="auto"/>
              <w:rPr>
                <w:sz w:val="20"/>
                <w:szCs w:val="20"/>
              </w:rPr>
            </w:pPr>
            <w:r w:rsidRPr="00D84054">
              <w:rPr>
                <w:sz w:val="20"/>
                <w:szCs w:val="20"/>
              </w:rPr>
              <w:t xml:space="preserve">What decisions were made, where coordination failed, </w:t>
            </w:r>
            <w:r w:rsidR="00054390" w:rsidRPr="00D84054">
              <w:rPr>
                <w:sz w:val="20"/>
                <w:szCs w:val="20"/>
              </w:rPr>
              <w:t xml:space="preserve">and </w:t>
            </w:r>
            <w:r w:rsidRPr="00D84054">
              <w:rPr>
                <w:sz w:val="20"/>
                <w:szCs w:val="20"/>
              </w:rPr>
              <w:t>leadership lessons</w:t>
            </w:r>
          </w:p>
        </w:tc>
      </w:tr>
    </w:tbl>
    <w:p w14:paraId="13F600CC" w14:textId="77777777" w:rsidR="00054390" w:rsidRDefault="00054390" w:rsidP="00C5063E">
      <w:pPr>
        <w:rPr>
          <w:b/>
          <w:bCs/>
        </w:rPr>
      </w:pPr>
    </w:p>
    <w:sectPr w:rsidR="00054390" w:rsidSect="00DB484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Gail Carson" w:date="2026-07-24T10:37:00Z" w:initials="GC">
    <w:p w14:paraId="78F34ED9" w14:textId="63CDE99D" w:rsidR="00DC0733" w:rsidRDefault="00DC0733">
      <w:pPr>
        <w:pStyle w:val="CommentText"/>
      </w:pPr>
      <w:r>
        <w:rPr>
          <w:rStyle w:val="CommentReference"/>
        </w:rPr>
        <w:annotationRef/>
      </w:r>
      <w:r w:rsidR="00B04A23">
        <w:rPr>
          <w:noProof/>
        </w:rPr>
        <w:t xml:space="preserve">We can do this at plenary and afterwards </w:t>
      </w:r>
    </w:p>
  </w:comment>
  <w:comment w:id="28" w:author="Kelly Elimian" w:date="2026-07-18T11:20:00Z" w:initials="KE">
    <w:p w14:paraId="3B82B872" w14:textId="77777777" w:rsidR="00D84054" w:rsidRDefault="00D84054" w:rsidP="00D84054">
      <w:pPr>
        <w:pStyle w:val="CommentText"/>
      </w:pPr>
      <w:r>
        <w:rPr>
          <w:rStyle w:val="CommentReference"/>
        </w:rPr>
        <w:annotationRef/>
      </w:r>
      <w:r>
        <w:t>Digital would be better for rapid transmission of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F34ED9" w15:done="0"/>
  <w15:commentEx w15:paraId="3B82B8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0DBEF1" w16cex:dateUtc="2026-07-24T09:37:00Z"/>
  <w16cex:commentExtensible w16cex:durableId="1406D7C5" w16cex:dateUtc="2026-07-18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F34ED9" w16cid:durableId="2E0DBEF1"/>
  <w16cid:commentId w16cid:paraId="3B82B872" w16cid:durableId="1406D7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FB87" w14:textId="77777777" w:rsidR="006B091E" w:rsidRDefault="006B091E" w:rsidP="00D84054">
      <w:pPr>
        <w:spacing w:after="0" w:line="240" w:lineRule="auto"/>
      </w:pPr>
      <w:r>
        <w:separator/>
      </w:r>
    </w:p>
  </w:endnote>
  <w:endnote w:type="continuationSeparator" w:id="0">
    <w:p w14:paraId="0CEE23B0" w14:textId="77777777" w:rsidR="006B091E" w:rsidRDefault="006B091E" w:rsidP="00D84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153993"/>
      <w:docPartObj>
        <w:docPartGallery w:val="Page Numbers (Bottom of Page)"/>
        <w:docPartUnique/>
      </w:docPartObj>
    </w:sdtPr>
    <w:sdtEndPr>
      <w:rPr>
        <w:noProof/>
      </w:rPr>
    </w:sdtEndPr>
    <w:sdtContent>
      <w:p w14:paraId="2FFE328F" w14:textId="33F75C02" w:rsidR="00D84054" w:rsidRDefault="00D840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118741" w14:textId="77777777" w:rsidR="00D84054" w:rsidRDefault="00D840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5D4A" w14:textId="77777777" w:rsidR="006B091E" w:rsidRDefault="006B091E" w:rsidP="00D84054">
      <w:pPr>
        <w:spacing w:after="0" w:line="240" w:lineRule="auto"/>
      </w:pPr>
      <w:r>
        <w:separator/>
      </w:r>
    </w:p>
  </w:footnote>
  <w:footnote w:type="continuationSeparator" w:id="0">
    <w:p w14:paraId="13BEA2FD" w14:textId="77777777" w:rsidR="006B091E" w:rsidRDefault="006B091E" w:rsidP="00D84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288F" w14:textId="18BB8158" w:rsidR="00A5656E" w:rsidRDefault="00A5656E">
    <w:pPr>
      <w:pStyle w:val="Header"/>
    </w:pPr>
    <w:r>
      <w:t>24</w:t>
    </w:r>
    <w:r w:rsidRPr="00A5656E">
      <w:rPr>
        <w:vertAlign w:val="superscript"/>
      </w:rPr>
      <w:t>th</w:t>
    </w:r>
    <w:r>
      <w:t xml:space="preserve"> July 2026</w:t>
    </w:r>
  </w:p>
  <w:p w14:paraId="0A203B0F" w14:textId="77777777" w:rsidR="00A5656E" w:rsidRDefault="00A565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6126C"/>
    <w:multiLevelType w:val="multilevel"/>
    <w:tmpl w:val="C88C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D1FA2"/>
    <w:multiLevelType w:val="multilevel"/>
    <w:tmpl w:val="638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53E12"/>
    <w:multiLevelType w:val="multilevel"/>
    <w:tmpl w:val="F07A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596513">
    <w:abstractNumId w:val="0"/>
  </w:num>
  <w:num w:numId="2" w16cid:durableId="227308760">
    <w:abstractNumId w:val="1"/>
  </w:num>
  <w:num w:numId="3" w16cid:durableId="99745912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Carson">
    <w15:presenceInfo w15:providerId="AD" w15:userId="S::trop0085@ox.ac.uk::3c6467c5-ad03-40d1-9c89-9b54722f90ea"/>
  </w15:person>
  <w15:person w15:author="Kelly Elimian">
    <w15:presenceInfo w15:providerId="AD" w15:userId="S::kelly.elimian@ki.se::936a76dd-9e6a-4958-9fb7-4d267e0c21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0D"/>
    <w:rsid w:val="00011602"/>
    <w:rsid w:val="00054390"/>
    <w:rsid w:val="0020740D"/>
    <w:rsid w:val="003B79C3"/>
    <w:rsid w:val="00582815"/>
    <w:rsid w:val="005A4860"/>
    <w:rsid w:val="006B091E"/>
    <w:rsid w:val="0071019E"/>
    <w:rsid w:val="00855D08"/>
    <w:rsid w:val="008976A2"/>
    <w:rsid w:val="009046D1"/>
    <w:rsid w:val="009A5464"/>
    <w:rsid w:val="009C73DA"/>
    <w:rsid w:val="00A11379"/>
    <w:rsid w:val="00A14FC0"/>
    <w:rsid w:val="00A5656E"/>
    <w:rsid w:val="00A7073B"/>
    <w:rsid w:val="00B04A23"/>
    <w:rsid w:val="00B73BAD"/>
    <w:rsid w:val="00C5063E"/>
    <w:rsid w:val="00C8775A"/>
    <w:rsid w:val="00CB3760"/>
    <w:rsid w:val="00D84054"/>
    <w:rsid w:val="00DB2029"/>
    <w:rsid w:val="00DB4843"/>
    <w:rsid w:val="00DC0733"/>
    <w:rsid w:val="00E40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F794"/>
  <w15:chartTrackingRefBased/>
  <w15:docId w15:val="{39C9458B-B3B8-482A-BBC3-0A3F15ED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815"/>
    <w:rPr>
      <w:rFonts w:ascii="Arial" w:hAnsi="Arial"/>
      <w:sz w:val="22"/>
    </w:rPr>
  </w:style>
  <w:style w:type="paragraph" w:styleId="Heading1">
    <w:name w:val="heading 1"/>
    <w:basedOn w:val="Normal"/>
    <w:next w:val="Normal"/>
    <w:link w:val="Heading1Char"/>
    <w:autoRedefine/>
    <w:uiPriority w:val="9"/>
    <w:qFormat/>
    <w:rsid w:val="00DB2029"/>
    <w:pPr>
      <w:keepNext/>
      <w:keepLines/>
      <w:spacing w:before="24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20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029"/>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semiHidden/>
    <w:rsid w:val="0020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40D"/>
    <w:rPr>
      <w:rFonts w:eastAsiaTheme="majorEastAsia" w:cstheme="majorBidi"/>
      <w:color w:val="272727" w:themeColor="text1" w:themeTint="D8"/>
    </w:rPr>
  </w:style>
  <w:style w:type="paragraph" w:styleId="Title">
    <w:name w:val="Title"/>
    <w:basedOn w:val="Normal"/>
    <w:next w:val="Normal"/>
    <w:link w:val="TitleChar"/>
    <w:uiPriority w:val="10"/>
    <w:qFormat/>
    <w:rsid w:val="0020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40D"/>
    <w:pPr>
      <w:spacing w:before="160"/>
      <w:jc w:val="center"/>
    </w:pPr>
    <w:rPr>
      <w:i/>
      <w:iCs/>
      <w:color w:val="404040" w:themeColor="text1" w:themeTint="BF"/>
    </w:rPr>
  </w:style>
  <w:style w:type="character" w:customStyle="1" w:styleId="QuoteChar">
    <w:name w:val="Quote Char"/>
    <w:basedOn w:val="DefaultParagraphFont"/>
    <w:link w:val="Quote"/>
    <w:uiPriority w:val="29"/>
    <w:rsid w:val="0020740D"/>
    <w:rPr>
      <w:i/>
      <w:iCs/>
      <w:color w:val="404040" w:themeColor="text1" w:themeTint="BF"/>
    </w:rPr>
  </w:style>
  <w:style w:type="paragraph" w:styleId="ListParagraph">
    <w:name w:val="List Paragraph"/>
    <w:basedOn w:val="Normal"/>
    <w:uiPriority w:val="34"/>
    <w:qFormat/>
    <w:rsid w:val="0020740D"/>
    <w:pPr>
      <w:ind w:left="720"/>
      <w:contextualSpacing/>
    </w:pPr>
  </w:style>
  <w:style w:type="character" w:styleId="IntenseEmphasis">
    <w:name w:val="Intense Emphasis"/>
    <w:basedOn w:val="DefaultParagraphFont"/>
    <w:uiPriority w:val="21"/>
    <w:qFormat/>
    <w:rsid w:val="0020740D"/>
    <w:rPr>
      <w:i/>
      <w:iCs/>
      <w:color w:val="0F4761" w:themeColor="accent1" w:themeShade="BF"/>
    </w:rPr>
  </w:style>
  <w:style w:type="paragraph" w:styleId="IntenseQuote">
    <w:name w:val="Intense Quote"/>
    <w:basedOn w:val="Normal"/>
    <w:next w:val="Normal"/>
    <w:link w:val="IntenseQuoteChar"/>
    <w:uiPriority w:val="30"/>
    <w:qFormat/>
    <w:rsid w:val="0020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40D"/>
    <w:rPr>
      <w:i/>
      <w:iCs/>
      <w:color w:val="0F4761" w:themeColor="accent1" w:themeShade="BF"/>
    </w:rPr>
  </w:style>
  <w:style w:type="character" w:styleId="IntenseReference">
    <w:name w:val="Intense Reference"/>
    <w:basedOn w:val="DefaultParagraphFont"/>
    <w:uiPriority w:val="32"/>
    <w:qFormat/>
    <w:rsid w:val="0020740D"/>
    <w:rPr>
      <w:b/>
      <w:bCs/>
      <w:smallCaps/>
      <w:color w:val="0F4761" w:themeColor="accent1" w:themeShade="BF"/>
      <w:spacing w:val="5"/>
    </w:rPr>
  </w:style>
  <w:style w:type="table" w:styleId="TableGrid">
    <w:name w:val="Table Grid"/>
    <w:basedOn w:val="TableNormal"/>
    <w:uiPriority w:val="39"/>
    <w:rsid w:val="003B7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84054"/>
    <w:rPr>
      <w:sz w:val="16"/>
      <w:szCs w:val="16"/>
    </w:rPr>
  </w:style>
  <w:style w:type="paragraph" w:styleId="CommentText">
    <w:name w:val="annotation text"/>
    <w:basedOn w:val="Normal"/>
    <w:link w:val="CommentTextChar"/>
    <w:uiPriority w:val="99"/>
    <w:unhideWhenUsed/>
    <w:rsid w:val="00D84054"/>
    <w:pPr>
      <w:spacing w:line="240" w:lineRule="auto"/>
    </w:pPr>
    <w:rPr>
      <w:sz w:val="20"/>
      <w:szCs w:val="20"/>
    </w:rPr>
  </w:style>
  <w:style w:type="character" w:customStyle="1" w:styleId="CommentTextChar">
    <w:name w:val="Comment Text Char"/>
    <w:basedOn w:val="DefaultParagraphFont"/>
    <w:link w:val="CommentText"/>
    <w:uiPriority w:val="99"/>
    <w:rsid w:val="00D8405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84054"/>
    <w:rPr>
      <w:b/>
      <w:bCs/>
    </w:rPr>
  </w:style>
  <w:style w:type="character" w:customStyle="1" w:styleId="CommentSubjectChar">
    <w:name w:val="Comment Subject Char"/>
    <w:basedOn w:val="CommentTextChar"/>
    <w:link w:val="CommentSubject"/>
    <w:uiPriority w:val="99"/>
    <w:semiHidden/>
    <w:rsid w:val="00D84054"/>
    <w:rPr>
      <w:rFonts w:ascii="Arial" w:hAnsi="Arial"/>
      <w:b/>
      <w:bCs/>
      <w:sz w:val="20"/>
      <w:szCs w:val="20"/>
    </w:rPr>
  </w:style>
  <w:style w:type="paragraph" w:styleId="Header">
    <w:name w:val="header"/>
    <w:basedOn w:val="Normal"/>
    <w:link w:val="HeaderChar"/>
    <w:uiPriority w:val="99"/>
    <w:unhideWhenUsed/>
    <w:rsid w:val="00D84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054"/>
    <w:rPr>
      <w:rFonts w:ascii="Arial" w:hAnsi="Arial"/>
      <w:sz w:val="22"/>
    </w:rPr>
  </w:style>
  <w:style w:type="paragraph" w:styleId="Footer">
    <w:name w:val="footer"/>
    <w:basedOn w:val="Normal"/>
    <w:link w:val="FooterChar"/>
    <w:uiPriority w:val="99"/>
    <w:unhideWhenUsed/>
    <w:rsid w:val="00D84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054"/>
    <w:rPr>
      <w:rFonts w:ascii="Arial" w:hAnsi="Arial"/>
      <w:sz w:val="22"/>
    </w:rPr>
  </w:style>
  <w:style w:type="paragraph" w:styleId="Revision">
    <w:name w:val="Revision"/>
    <w:hidden/>
    <w:uiPriority w:val="99"/>
    <w:semiHidden/>
    <w:rsid w:val="00DC0733"/>
    <w:pPr>
      <w:spacing w:after="0" w:line="240" w:lineRule="auto"/>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Elimian</dc:creator>
  <cp:keywords/>
  <dc:description/>
  <cp:lastModifiedBy>Kelly Elimian</cp:lastModifiedBy>
  <cp:revision>3</cp:revision>
  <dcterms:created xsi:type="dcterms:W3CDTF">2026-07-24T09:41:00Z</dcterms:created>
  <dcterms:modified xsi:type="dcterms:W3CDTF">2026-07-27T18:26:00Z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8abbed5a-babb-47c1-975a-01ffaf6e7f3a</vt:lpwstr>
  </property>
</Properties>
</file>